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0CAB55" w14:textId="77777777" w:rsidR="009D1C33" w:rsidRDefault="00E34EAA" w:rsidP="001B4556">
      <w:pPr>
        <w:jc w:val="center"/>
        <w:rPr>
          <w:rFonts w:ascii="Calibri" w:hAnsi="Calibri" w:cs="Arial"/>
          <w:b/>
        </w:rPr>
      </w:pPr>
      <w:r>
        <w:rPr>
          <w:rFonts w:ascii="Calibri" w:hAnsi="Calibri" w:cs="Arial"/>
          <w:b/>
        </w:rPr>
        <w:t xml:space="preserve">HEIF Research </w:t>
      </w:r>
      <w:r w:rsidR="006F2B40">
        <w:rPr>
          <w:rFonts w:ascii="Calibri" w:hAnsi="Calibri" w:cs="Arial"/>
          <w:b/>
        </w:rPr>
        <w:t>Collaboration Stimulus Fund 2015/16</w:t>
      </w:r>
    </w:p>
    <w:p w14:paraId="1A15CB26" w14:textId="77777777" w:rsidR="00E34EAA" w:rsidRPr="00AB459D" w:rsidRDefault="00E34EAA" w:rsidP="001B4556">
      <w:pPr>
        <w:jc w:val="center"/>
        <w:rPr>
          <w:rFonts w:ascii="Calibri" w:hAnsi="Calibri" w:cs="Arial"/>
          <w:b/>
        </w:rPr>
      </w:pPr>
    </w:p>
    <w:p w14:paraId="511F409A" w14:textId="77777777" w:rsidR="00187C49" w:rsidRPr="00AB459D" w:rsidRDefault="00504650" w:rsidP="003D3B6A">
      <w:pPr>
        <w:spacing w:after="200"/>
        <w:jc w:val="center"/>
        <w:rPr>
          <w:rFonts w:ascii="Calibri" w:hAnsi="Calibri" w:cs="Arial"/>
          <w:b/>
        </w:rPr>
      </w:pPr>
      <w:r w:rsidRPr="00AB459D">
        <w:rPr>
          <w:rFonts w:ascii="Calibri" w:hAnsi="Calibri" w:cs="Arial"/>
          <w:b/>
        </w:rPr>
        <w:t>PROJECT PROPOSAL GUIDANCE</w:t>
      </w:r>
    </w:p>
    <w:p w14:paraId="36FE3EF2" w14:textId="77777777" w:rsidR="00504650" w:rsidRPr="00AB459D" w:rsidRDefault="00737FB9" w:rsidP="00E34EAA">
      <w:pPr>
        <w:rPr>
          <w:rFonts w:ascii="Calibri" w:hAnsi="Calibri" w:cs="Arial"/>
          <w:sz w:val="20"/>
          <w:szCs w:val="20"/>
        </w:rPr>
      </w:pPr>
      <w:r w:rsidRPr="00AB459D">
        <w:rPr>
          <w:rFonts w:ascii="Calibri" w:hAnsi="Calibri" w:cs="Arial"/>
          <w:sz w:val="20"/>
          <w:szCs w:val="20"/>
        </w:rPr>
        <w:br/>
      </w:r>
      <w:r w:rsidR="00E34EAA">
        <w:rPr>
          <w:rFonts w:ascii="Calibri" w:hAnsi="Calibri" w:cs="Arial"/>
          <w:sz w:val="20"/>
          <w:szCs w:val="20"/>
        </w:rPr>
        <w:t xml:space="preserve">Please complete the </w:t>
      </w:r>
      <w:r w:rsidR="00D6093E" w:rsidRPr="00AB459D">
        <w:rPr>
          <w:rFonts w:ascii="Calibri" w:hAnsi="Calibri" w:cs="Arial"/>
          <w:sz w:val="20"/>
          <w:szCs w:val="20"/>
        </w:rPr>
        <w:t xml:space="preserve">project proposal form below and submit to </w:t>
      </w:r>
      <w:r w:rsidR="00366A2E" w:rsidRPr="00AB459D">
        <w:rPr>
          <w:rFonts w:ascii="Calibri" w:hAnsi="Calibri" w:cs="Arial"/>
          <w:sz w:val="20"/>
          <w:szCs w:val="20"/>
        </w:rPr>
        <w:t>Sue Smith</w:t>
      </w:r>
      <w:r w:rsidR="00D6093E" w:rsidRPr="00AB459D">
        <w:rPr>
          <w:rFonts w:ascii="Calibri" w:hAnsi="Calibri" w:cs="Arial"/>
          <w:sz w:val="20"/>
          <w:szCs w:val="20"/>
        </w:rPr>
        <w:t xml:space="preserve"> at </w:t>
      </w:r>
      <w:hyperlink r:id="rId7" w:history="1">
        <w:r w:rsidR="00366A2E" w:rsidRPr="00AB459D">
          <w:rPr>
            <w:rStyle w:val="Hyperlink"/>
            <w:rFonts w:ascii="Calibri" w:hAnsi="Calibri" w:cs="Arial"/>
            <w:sz w:val="20"/>
            <w:szCs w:val="20"/>
          </w:rPr>
          <w:t>s.b.smith@soton.ac.uk</w:t>
        </w:r>
      </w:hyperlink>
      <w:r w:rsidR="00D6093E" w:rsidRPr="00AB459D">
        <w:rPr>
          <w:rFonts w:ascii="Calibri" w:hAnsi="Calibri" w:cs="Arial"/>
          <w:sz w:val="20"/>
          <w:szCs w:val="20"/>
        </w:rPr>
        <w:t xml:space="preserve"> by </w:t>
      </w:r>
      <w:r w:rsidR="00976951">
        <w:rPr>
          <w:rFonts w:ascii="Calibri" w:hAnsi="Calibri" w:cs="Arial"/>
          <w:b/>
          <w:bCs/>
          <w:sz w:val="20"/>
          <w:szCs w:val="20"/>
        </w:rPr>
        <w:t>Tuesday</w:t>
      </w:r>
      <w:r w:rsidR="00D6093E" w:rsidRPr="00AB459D">
        <w:rPr>
          <w:rFonts w:ascii="Calibri" w:hAnsi="Calibri" w:cs="Arial"/>
          <w:b/>
          <w:bCs/>
          <w:sz w:val="20"/>
          <w:szCs w:val="20"/>
        </w:rPr>
        <w:t xml:space="preserve"> </w:t>
      </w:r>
      <w:r w:rsidR="006F2B40">
        <w:rPr>
          <w:rFonts w:ascii="Calibri" w:hAnsi="Calibri" w:cs="Arial"/>
          <w:b/>
          <w:bCs/>
          <w:sz w:val="20"/>
          <w:szCs w:val="20"/>
        </w:rPr>
        <w:t>1 September 2015</w:t>
      </w:r>
      <w:r w:rsidR="00D6093E" w:rsidRPr="00AB459D">
        <w:rPr>
          <w:rFonts w:ascii="Calibri" w:hAnsi="Calibri" w:cs="Arial"/>
          <w:b/>
          <w:bCs/>
          <w:sz w:val="20"/>
          <w:szCs w:val="20"/>
        </w:rPr>
        <w:t>.</w:t>
      </w:r>
      <w:r w:rsidR="00D6093E" w:rsidRPr="00AB459D">
        <w:rPr>
          <w:rFonts w:ascii="Calibri" w:hAnsi="Calibri" w:cs="Arial"/>
          <w:sz w:val="20"/>
          <w:szCs w:val="20"/>
        </w:rPr>
        <w:t xml:space="preserve">  All projects should meet the criteria set out.  Awards will be made by </w:t>
      </w:r>
      <w:r w:rsidR="00976951">
        <w:rPr>
          <w:rFonts w:ascii="Calibri" w:hAnsi="Calibri" w:cs="Arial"/>
          <w:b/>
          <w:bCs/>
          <w:sz w:val="20"/>
          <w:szCs w:val="20"/>
        </w:rPr>
        <w:t>1 October</w:t>
      </w:r>
      <w:r w:rsidR="00E34EAA" w:rsidRPr="00E34EAA">
        <w:rPr>
          <w:rFonts w:ascii="Calibri" w:hAnsi="Calibri" w:cs="Arial"/>
          <w:b/>
          <w:bCs/>
          <w:sz w:val="20"/>
          <w:szCs w:val="20"/>
        </w:rPr>
        <w:t xml:space="preserve"> 201</w:t>
      </w:r>
      <w:r w:rsidR="00976951">
        <w:rPr>
          <w:rFonts w:ascii="Calibri" w:hAnsi="Calibri" w:cs="Arial"/>
          <w:b/>
          <w:bCs/>
          <w:sz w:val="20"/>
          <w:szCs w:val="20"/>
        </w:rPr>
        <w:t>5</w:t>
      </w:r>
      <w:r w:rsidR="00D6093E" w:rsidRPr="00AB459D">
        <w:rPr>
          <w:rFonts w:ascii="Calibri" w:hAnsi="Calibri" w:cs="Arial"/>
          <w:sz w:val="20"/>
          <w:szCs w:val="20"/>
        </w:rPr>
        <w:t>.</w:t>
      </w:r>
      <w:r w:rsidR="001B4556" w:rsidRPr="00AB459D">
        <w:rPr>
          <w:rFonts w:ascii="Calibri" w:hAnsi="Calibri" w:cs="Arial"/>
          <w:sz w:val="20"/>
          <w:szCs w:val="20"/>
        </w:rPr>
        <w:br/>
      </w:r>
      <w:r w:rsidR="00B10BF3" w:rsidRPr="00AB459D">
        <w:rPr>
          <w:rFonts w:ascii="Calibri" w:hAnsi="Calibri" w:cs="Arial"/>
          <w:sz w:val="20"/>
          <w:szCs w:val="20"/>
        </w:rPr>
        <w:br/>
      </w:r>
      <w:r w:rsidR="00D6093E" w:rsidRPr="00AB459D">
        <w:rPr>
          <w:rFonts w:ascii="Calibri" w:hAnsi="Calibri" w:cs="Arial"/>
          <w:sz w:val="20"/>
          <w:szCs w:val="20"/>
        </w:rPr>
        <w:br/>
      </w:r>
      <w:r w:rsidR="00D6093E" w:rsidRPr="00AB459D">
        <w:rPr>
          <w:rFonts w:ascii="Calibri" w:hAnsi="Calibri" w:cs="Arial"/>
          <w:b/>
          <w:bCs/>
          <w:sz w:val="20"/>
          <w:szCs w:val="20"/>
          <w:u w:val="single"/>
        </w:rPr>
        <w:t xml:space="preserve">Scheme </w:t>
      </w:r>
      <w:r w:rsidR="00E940AF" w:rsidRPr="00AB459D">
        <w:rPr>
          <w:rFonts w:ascii="Calibri" w:hAnsi="Calibri" w:cs="Arial"/>
          <w:b/>
          <w:bCs/>
          <w:sz w:val="20"/>
          <w:szCs w:val="20"/>
          <w:u w:val="single"/>
        </w:rPr>
        <w:t>Outline</w:t>
      </w:r>
    </w:p>
    <w:p w14:paraId="52C18C13" w14:textId="77777777" w:rsidR="00255CF6" w:rsidRDefault="00D6093E" w:rsidP="00887C08">
      <w:pPr>
        <w:rPr>
          <w:rFonts w:ascii="Calibri" w:hAnsi="Calibri" w:cs="Arial"/>
          <w:sz w:val="20"/>
          <w:szCs w:val="20"/>
        </w:rPr>
      </w:pPr>
      <w:r w:rsidRPr="00AB459D">
        <w:rPr>
          <w:rFonts w:ascii="Calibri" w:hAnsi="Calibri" w:cs="Arial"/>
          <w:sz w:val="20"/>
          <w:szCs w:val="20"/>
        </w:rPr>
        <w:br/>
      </w:r>
      <w:r w:rsidR="00366A2E" w:rsidRPr="00AB459D">
        <w:rPr>
          <w:rFonts w:ascii="Calibri" w:hAnsi="Calibri" w:cs="Arial"/>
          <w:sz w:val="20"/>
          <w:szCs w:val="20"/>
        </w:rPr>
        <w:t>SMMI</w:t>
      </w:r>
      <w:r w:rsidR="0008058B" w:rsidRPr="00AB459D">
        <w:rPr>
          <w:rFonts w:ascii="Calibri" w:hAnsi="Calibri" w:cs="Arial"/>
          <w:sz w:val="20"/>
          <w:szCs w:val="20"/>
        </w:rPr>
        <w:t xml:space="preserve"> </w:t>
      </w:r>
      <w:r w:rsidR="00E940AF" w:rsidRPr="00AB459D">
        <w:rPr>
          <w:rFonts w:ascii="Calibri" w:hAnsi="Calibri" w:cs="Arial"/>
          <w:sz w:val="20"/>
          <w:szCs w:val="20"/>
        </w:rPr>
        <w:t>has been granted £</w:t>
      </w:r>
      <w:r w:rsidR="00F1335A" w:rsidRPr="00AB459D">
        <w:rPr>
          <w:rFonts w:ascii="Calibri" w:hAnsi="Calibri" w:cs="Arial"/>
          <w:sz w:val="20"/>
          <w:szCs w:val="20"/>
        </w:rPr>
        <w:t>1</w:t>
      </w:r>
      <w:r w:rsidR="00255CF6" w:rsidRPr="00AB459D">
        <w:rPr>
          <w:rFonts w:ascii="Calibri" w:hAnsi="Calibri" w:cs="Arial"/>
          <w:sz w:val="20"/>
          <w:szCs w:val="20"/>
        </w:rPr>
        <w:t>0</w:t>
      </w:r>
      <w:r w:rsidR="00F1335A" w:rsidRPr="00AB459D">
        <w:rPr>
          <w:rFonts w:ascii="Calibri" w:hAnsi="Calibri" w:cs="Arial"/>
          <w:sz w:val="20"/>
          <w:szCs w:val="20"/>
        </w:rPr>
        <w:t>0,000</w:t>
      </w:r>
      <w:r w:rsidR="006263FF" w:rsidRPr="00AB459D">
        <w:rPr>
          <w:rFonts w:ascii="Calibri" w:hAnsi="Calibri" w:cs="Arial"/>
          <w:sz w:val="20"/>
          <w:szCs w:val="20"/>
        </w:rPr>
        <w:t xml:space="preserve"> </w:t>
      </w:r>
      <w:r w:rsidR="00255CF6" w:rsidRPr="00AB459D">
        <w:rPr>
          <w:rFonts w:ascii="Calibri" w:hAnsi="Calibri" w:cs="Arial"/>
          <w:sz w:val="20"/>
          <w:szCs w:val="20"/>
        </w:rPr>
        <w:t xml:space="preserve">Research Collaboration Stimulus Fund </w:t>
      </w:r>
      <w:r w:rsidR="00E940AF" w:rsidRPr="00AB459D">
        <w:rPr>
          <w:rFonts w:ascii="Calibri" w:hAnsi="Calibri" w:cs="Arial"/>
          <w:sz w:val="20"/>
          <w:szCs w:val="20"/>
        </w:rPr>
        <w:t xml:space="preserve">by </w:t>
      </w:r>
      <w:r w:rsidR="006F2B40">
        <w:rPr>
          <w:rFonts w:ascii="Calibri" w:hAnsi="Calibri" w:cs="Arial"/>
          <w:sz w:val="20"/>
          <w:szCs w:val="20"/>
        </w:rPr>
        <w:t>UEG for 2015/16</w:t>
      </w:r>
      <w:r w:rsidR="00255CF6" w:rsidRPr="00AB459D">
        <w:rPr>
          <w:rFonts w:ascii="Calibri" w:hAnsi="Calibri" w:cs="Arial"/>
          <w:sz w:val="20"/>
          <w:szCs w:val="20"/>
        </w:rPr>
        <w:t xml:space="preserve">.  This </w:t>
      </w:r>
      <w:r w:rsidR="00F84680" w:rsidRPr="00AB459D">
        <w:rPr>
          <w:rFonts w:ascii="Calibri" w:hAnsi="Calibri" w:cs="Arial"/>
          <w:sz w:val="20"/>
          <w:szCs w:val="20"/>
        </w:rPr>
        <w:t xml:space="preserve">is funded from the Higher Education Innovation Fund (HEIF) </w:t>
      </w:r>
      <w:r w:rsidR="00255CF6" w:rsidRPr="00AB459D">
        <w:rPr>
          <w:rFonts w:ascii="Calibri" w:hAnsi="Calibri" w:cs="Arial"/>
          <w:sz w:val="20"/>
          <w:szCs w:val="20"/>
        </w:rPr>
        <w:t xml:space="preserve">allocated to the University by </w:t>
      </w:r>
      <w:r w:rsidR="00F84680" w:rsidRPr="00AB459D">
        <w:rPr>
          <w:rFonts w:ascii="Calibri" w:hAnsi="Calibri" w:cs="Arial"/>
          <w:sz w:val="20"/>
          <w:szCs w:val="20"/>
        </w:rPr>
        <w:t>HEFCE, to stimulate interactions with business and other users of University research.</w:t>
      </w:r>
    </w:p>
    <w:p w14:paraId="66279DA6" w14:textId="77777777" w:rsidR="00914BF3" w:rsidRDefault="00914BF3" w:rsidP="00887C08">
      <w:pPr>
        <w:rPr>
          <w:rFonts w:ascii="Calibri" w:hAnsi="Calibri" w:cs="Arial"/>
          <w:sz w:val="20"/>
          <w:szCs w:val="20"/>
        </w:rPr>
      </w:pPr>
    </w:p>
    <w:p w14:paraId="18D7E6F6" w14:textId="77777777" w:rsidR="00914BF3" w:rsidRDefault="00914BF3" w:rsidP="00914BF3">
      <w:pPr>
        <w:rPr>
          <w:rFonts w:ascii="Calibri" w:hAnsi="Calibri" w:cs="Arial"/>
          <w:sz w:val="20"/>
          <w:szCs w:val="20"/>
        </w:rPr>
      </w:pPr>
      <w:r w:rsidRPr="00914BF3">
        <w:rPr>
          <w:rFonts w:ascii="Calibri" w:hAnsi="Calibri" w:cs="Arial"/>
          <w:sz w:val="20"/>
          <w:szCs w:val="20"/>
        </w:rPr>
        <w:t>This fund aims to stimulate and pump prime interdisciplinary research activity across Faculties that will ultimately lead to collaborations and the development of full research grants or contract proposals with non-academic partners.  Projects arising will be externally-funded either directly or the collaboration with the non-academic partner(s) will be leveraged through public funding sources, either national or international.</w:t>
      </w:r>
      <w:r w:rsidRPr="00914BF3">
        <w:rPr>
          <w:rFonts w:ascii="Calibri" w:hAnsi="Calibri" w:cs="Arial"/>
          <w:b/>
          <w:bCs/>
          <w:sz w:val="20"/>
          <w:szCs w:val="20"/>
        </w:rPr>
        <w:t> </w:t>
      </w:r>
      <w:r w:rsidRPr="00914BF3">
        <w:rPr>
          <w:rFonts w:ascii="Calibri" w:hAnsi="Calibri" w:cs="Arial"/>
          <w:sz w:val="20"/>
          <w:szCs w:val="20"/>
        </w:rPr>
        <w:t>It is anticipated that each £10k invested by this scheme will lead to ~£500k of grant proposal.</w:t>
      </w:r>
    </w:p>
    <w:p w14:paraId="2DC4364C" w14:textId="77777777" w:rsidR="00B14F6B" w:rsidRPr="00914BF3" w:rsidRDefault="00B14F6B" w:rsidP="00914BF3">
      <w:pPr>
        <w:rPr>
          <w:rFonts w:ascii="Calibri" w:hAnsi="Calibri" w:cs="Arial"/>
          <w:sz w:val="20"/>
          <w:szCs w:val="20"/>
        </w:rPr>
      </w:pPr>
    </w:p>
    <w:p w14:paraId="5B63CDA9" w14:textId="77777777" w:rsidR="00B14F6B" w:rsidRDefault="00914BF3" w:rsidP="00A47548">
      <w:pPr>
        <w:rPr>
          <w:rFonts w:ascii="Calibri" w:hAnsi="Calibri" w:cs="Arial"/>
          <w:sz w:val="20"/>
          <w:szCs w:val="20"/>
        </w:rPr>
      </w:pPr>
      <w:r w:rsidRPr="00914BF3">
        <w:rPr>
          <w:rFonts w:ascii="Calibri" w:hAnsi="Calibri" w:cs="Arial"/>
          <w:sz w:val="20"/>
          <w:szCs w:val="20"/>
        </w:rPr>
        <w:t xml:space="preserve">This fund encourages interdisciplinary applications with the stated intent of collecting preliminary data for grant applications.  The projects will exclude established, low risk, exercises and we encourage Early Career Researcher participation.  Collaborations between SMMI </w:t>
      </w:r>
      <w:r w:rsidR="00A47548">
        <w:rPr>
          <w:rFonts w:ascii="Calibri" w:hAnsi="Calibri" w:cs="Arial"/>
          <w:sz w:val="20"/>
          <w:szCs w:val="20"/>
        </w:rPr>
        <w:t>m</w:t>
      </w:r>
      <w:r w:rsidRPr="00914BF3">
        <w:rPr>
          <w:rFonts w:ascii="Calibri" w:hAnsi="Calibri" w:cs="Arial"/>
          <w:sz w:val="20"/>
          <w:szCs w:val="20"/>
        </w:rPr>
        <w:t>embers from different academic units and faculties will be a prerequisite, as is the enterprise component.  This Fund will further develop the philosophy of interdisciplinary research sponsored by the University and advocated by SMMI</w:t>
      </w:r>
      <w:r w:rsidR="00A47548">
        <w:rPr>
          <w:rFonts w:ascii="Calibri" w:hAnsi="Calibri" w:cs="Arial"/>
          <w:sz w:val="20"/>
          <w:szCs w:val="20"/>
        </w:rPr>
        <w:t>.</w:t>
      </w:r>
    </w:p>
    <w:p w14:paraId="1ED5B43F" w14:textId="77777777" w:rsidR="00A47548" w:rsidRPr="00AB459D" w:rsidRDefault="00A47548" w:rsidP="00A47548">
      <w:pPr>
        <w:rPr>
          <w:rFonts w:ascii="Calibri" w:hAnsi="Calibri" w:cs="Arial"/>
          <w:sz w:val="20"/>
          <w:szCs w:val="20"/>
        </w:rPr>
      </w:pPr>
    </w:p>
    <w:p w14:paraId="0770A54A" w14:textId="77777777" w:rsidR="00575A23" w:rsidRPr="00AB459D" w:rsidRDefault="00626B11" w:rsidP="00626B11">
      <w:pPr>
        <w:spacing w:after="200"/>
        <w:rPr>
          <w:rFonts w:ascii="Calibri" w:hAnsi="Calibri" w:cs="Arial"/>
          <w:sz w:val="20"/>
          <w:szCs w:val="20"/>
        </w:rPr>
      </w:pPr>
      <w:r w:rsidRPr="00AB459D">
        <w:rPr>
          <w:rFonts w:ascii="Calibri" w:hAnsi="Calibri" w:cs="Arial"/>
          <w:sz w:val="20"/>
          <w:szCs w:val="20"/>
        </w:rPr>
        <w:t>Once the decisions on funding have been made, successful applicants and their respective finance teams will receive guidance on how to set up and manage these awards from an administrative perspective.</w:t>
      </w:r>
      <w:r w:rsidR="00E5170C" w:rsidRPr="00AB459D">
        <w:rPr>
          <w:rFonts w:ascii="Calibri" w:hAnsi="Calibri" w:cs="Arial"/>
          <w:sz w:val="20"/>
          <w:szCs w:val="20"/>
        </w:rPr>
        <w:t xml:space="preserve">  Successful projects will be awarded funding within a range of £5K to £20K.  </w:t>
      </w:r>
    </w:p>
    <w:p w14:paraId="0781B78A" w14:textId="77777777" w:rsidR="00D6093E" w:rsidRPr="00AB459D" w:rsidRDefault="00B10BF3" w:rsidP="00626B11">
      <w:pPr>
        <w:spacing w:after="200"/>
        <w:rPr>
          <w:rFonts w:ascii="Calibri" w:hAnsi="Calibri" w:cs="Arial"/>
          <w:b/>
          <w:bCs/>
          <w:sz w:val="20"/>
          <w:szCs w:val="20"/>
          <w:u w:val="single"/>
        </w:rPr>
      </w:pPr>
      <w:r w:rsidRPr="00AB459D">
        <w:rPr>
          <w:rFonts w:ascii="Calibri" w:hAnsi="Calibri" w:cs="Arial"/>
          <w:sz w:val="20"/>
          <w:szCs w:val="20"/>
          <w:u w:val="single"/>
        </w:rPr>
        <w:br/>
      </w:r>
      <w:r w:rsidR="00504650" w:rsidRPr="00AB459D">
        <w:rPr>
          <w:rFonts w:ascii="Calibri" w:hAnsi="Calibri" w:cs="Arial"/>
          <w:b/>
          <w:bCs/>
          <w:sz w:val="20"/>
          <w:szCs w:val="20"/>
          <w:u w:val="single"/>
        </w:rPr>
        <w:t>Project Proposals</w:t>
      </w:r>
    </w:p>
    <w:p w14:paraId="166AF0B1" w14:textId="77777777" w:rsidR="00600122" w:rsidRPr="00AB459D" w:rsidRDefault="00017608" w:rsidP="002656F2">
      <w:pPr>
        <w:spacing w:after="200"/>
        <w:rPr>
          <w:rFonts w:ascii="Calibri" w:hAnsi="Calibri" w:cs="Arial"/>
          <w:sz w:val="20"/>
          <w:szCs w:val="20"/>
        </w:rPr>
      </w:pPr>
      <w:r w:rsidRPr="00AB459D">
        <w:rPr>
          <w:rFonts w:ascii="Calibri" w:hAnsi="Calibri" w:cs="Arial"/>
          <w:sz w:val="20"/>
          <w:szCs w:val="20"/>
        </w:rPr>
        <w:t>SMMI M</w:t>
      </w:r>
      <w:r w:rsidR="00600122" w:rsidRPr="00AB459D">
        <w:rPr>
          <w:rFonts w:ascii="Calibri" w:hAnsi="Calibri" w:cs="Arial"/>
          <w:sz w:val="20"/>
          <w:szCs w:val="20"/>
        </w:rPr>
        <w:t xml:space="preserve">embers are invited to submit applications to </w:t>
      </w:r>
      <w:r w:rsidR="003108FC" w:rsidRPr="00AB459D">
        <w:rPr>
          <w:rFonts w:ascii="Calibri" w:hAnsi="Calibri" w:cs="Arial"/>
          <w:sz w:val="20"/>
          <w:szCs w:val="20"/>
        </w:rPr>
        <w:t>the scheme</w:t>
      </w:r>
      <w:r w:rsidR="00600122" w:rsidRPr="00AB459D">
        <w:rPr>
          <w:rFonts w:ascii="Calibri" w:hAnsi="Calibri" w:cs="Arial"/>
          <w:sz w:val="20"/>
          <w:szCs w:val="20"/>
        </w:rPr>
        <w:t xml:space="preserve"> set out below.  Members may </w:t>
      </w:r>
      <w:r w:rsidR="002656F2" w:rsidRPr="00AB459D">
        <w:rPr>
          <w:rFonts w:ascii="Calibri" w:hAnsi="Calibri" w:cs="Arial"/>
          <w:sz w:val="20"/>
          <w:szCs w:val="20"/>
        </w:rPr>
        <w:t>participate in more than one application.  Applications should contain the following:</w:t>
      </w:r>
    </w:p>
    <w:p w14:paraId="1FA07BB0" w14:textId="77777777" w:rsidR="00F1335A" w:rsidRPr="00AB459D" w:rsidRDefault="00F1335A" w:rsidP="00D6093E">
      <w:pPr>
        <w:numPr>
          <w:ilvl w:val="0"/>
          <w:numId w:val="5"/>
        </w:numPr>
        <w:spacing w:after="200"/>
        <w:rPr>
          <w:rFonts w:ascii="Calibri" w:hAnsi="Calibri" w:cs="Arial"/>
          <w:sz w:val="20"/>
          <w:szCs w:val="20"/>
        </w:rPr>
      </w:pPr>
      <w:r w:rsidRPr="00AB459D">
        <w:rPr>
          <w:rFonts w:ascii="Calibri" w:hAnsi="Calibri" w:cs="Arial"/>
          <w:sz w:val="20"/>
          <w:szCs w:val="20"/>
        </w:rPr>
        <w:t xml:space="preserve">Investigators and </w:t>
      </w:r>
      <w:r w:rsidR="00575A23" w:rsidRPr="00AB459D">
        <w:rPr>
          <w:rFonts w:ascii="Calibri" w:hAnsi="Calibri" w:cs="Arial"/>
          <w:sz w:val="20"/>
          <w:szCs w:val="20"/>
        </w:rPr>
        <w:t xml:space="preserve">Academic </w:t>
      </w:r>
      <w:r w:rsidRPr="00AB459D">
        <w:rPr>
          <w:rFonts w:ascii="Calibri" w:hAnsi="Calibri" w:cs="Arial"/>
          <w:sz w:val="20"/>
          <w:szCs w:val="20"/>
        </w:rPr>
        <w:t>Unit/Faculty affiliation.</w:t>
      </w:r>
    </w:p>
    <w:p w14:paraId="6AB5CA0E" w14:textId="77777777" w:rsidR="002E435A" w:rsidRPr="00AB459D" w:rsidRDefault="00FB1A42" w:rsidP="00F1335A">
      <w:pPr>
        <w:numPr>
          <w:ilvl w:val="0"/>
          <w:numId w:val="5"/>
        </w:numPr>
        <w:spacing w:after="200"/>
        <w:jc w:val="both"/>
        <w:rPr>
          <w:rFonts w:ascii="Calibri" w:hAnsi="Calibri" w:cs="Arial"/>
          <w:sz w:val="20"/>
          <w:szCs w:val="20"/>
        </w:rPr>
      </w:pPr>
      <w:r w:rsidRPr="00AB459D">
        <w:rPr>
          <w:rFonts w:ascii="Calibri" w:hAnsi="Calibri" w:cs="Arial"/>
          <w:sz w:val="20"/>
          <w:szCs w:val="20"/>
        </w:rPr>
        <w:t>Short CV’s of investigators (max 2 pages)</w:t>
      </w:r>
    </w:p>
    <w:p w14:paraId="5B1560FD" w14:textId="77777777" w:rsidR="00F1335A" w:rsidRPr="00AB459D" w:rsidRDefault="00F1335A" w:rsidP="00FB1A42">
      <w:pPr>
        <w:numPr>
          <w:ilvl w:val="0"/>
          <w:numId w:val="5"/>
        </w:numPr>
        <w:spacing w:after="200"/>
        <w:rPr>
          <w:rFonts w:ascii="Calibri" w:hAnsi="Calibri" w:cs="Arial"/>
          <w:sz w:val="20"/>
          <w:szCs w:val="20"/>
        </w:rPr>
      </w:pPr>
      <w:r w:rsidRPr="00AB459D">
        <w:rPr>
          <w:rFonts w:ascii="Calibri" w:hAnsi="Calibri" w:cs="Arial"/>
          <w:sz w:val="20"/>
          <w:szCs w:val="20"/>
        </w:rPr>
        <w:t>Research proposal (</w:t>
      </w:r>
      <w:r w:rsidR="00FB1A42" w:rsidRPr="00AB459D">
        <w:rPr>
          <w:rFonts w:ascii="Calibri" w:hAnsi="Calibri" w:cs="Arial"/>
          <w:sz w:val="20"/>
          <w:szCs w:val="20"/>
        </w:rPr>
        <w:t>max 750 words</w:t>
      </w:r>
      <w:r w:rsidR="00C57E4A" w:rsidRPr="00AB459D">
        <w:rPr>
          <w:rFonts w:ascii="Calibri" w:hAnsi="Calibri" w:cs="Arial"/>
          <w:sz w:val="20"/>
          <w:szCs w:val="20"/>
        </w:rPr>
        <w:t xml:space="preserve">, with </w:t>
      </w:r>
      <w:r w:rsidRPr="00AB459D">
        <w:rPr>
          <w:rFonts w:ascii="Calibri" w:hAnsi="Calibri" w:cs="Arial"/>
          <w:sz w:val="20"/>
          <w:szCs w:val="20"/>
        </w:rPr>
        <w:t>references in an appendix)</w:t>
      </w:r>
    </w:p>
    <w:p w14:paraId="5E36A4F2" w14:textId="77777777" w:rsidR="00F1335A" w:rsidRPr="00AB459D" w:rsidRDefault="00F1335A" w:rsidP="00FB1A42">
      <w:pPr>
        <w:numPr>
          <w:ilvl w:val="0"/>
          <w:numId w:val="5"/>
        </w:numPr>
        <w:spacing w:after="200"/>
        <w:jc w:val="both"/>
        <w:rPr>
          <w:rFonts w:ascii="Calibri" w:hAnsi="Calibri" w:cs="Arial"/>
          <w:sz w:val="20"/>
          <w:szCs w:val="20"/>
        </w:rPr>
      </w:pPr>
      <w:r w:rsidRPr="00AB459D">
        <w:rPr>
          <w:rFonts w:ascii="Calibri" w:hAnsi="Calibri" w:cs="Arial"/>
          <w:sz w:val="20"/>
          <w:szCs w:val="20"/>
        </w:rPr>
        <w:t xml:space="preserve">Statement of </w:t>
      </w:r>
      <w:r w:rsidR="002E435A" w:rsidRPr="00AB459D">
        <w:rPr>
          <w:rFonts w:ascii="Calibri" w:hAnsi="Calibri" w:cs="Arial"/>
          <w:sz w:val="20"/>
          <w:szCs w:val="20"/>
        </w:rPr>
        <w:t>inter</w:t>
      </w:r>
      <w:r w:rsidR="00E34EAA">
        <w:rPr>
          <w:rFonts w:ascii="Calibri" w:hAnsi="Calibri" w:cs="Arial"/>
          <w:sz w:val="20"/>
          <w:szCs w:val="20"/>
        </w:rPr>
        <w:t>disciplinary ‘cross-faculty</w:t>
      </w:r>
      <w:r w:rsidRPr="00AB459D">
        <w:rPr>
          <w:rFonts w:ascii="Calibri" w:hAnsi="Calibri" w:cs="Arial"/>
          <w:sz w:val="20"/>
          <w:szCs w:val="20"/>
        </w:rPr>
        <w:t>’ nature</w:t>
      </w:r>
      <w:r w:rsidR="00FB1A42" w:rsidRPr="00AB459D">
        <w:rPr>
          <w:rFonts w:ascii="Calibri" w:hAnsi="Calibri" w:cs="Arial"/>
          <w:sz w:val="20"/>
          <w:szCs w:val="20"/>
        </w:rPr>
        <w:t xml:space="preserve"> (max 250 words)</w:t>
      </w:r>
    </w:p>
    <w:p w14:paraId="7162CC5A" w14:textId="77777777" w:rsidR="002656F2" w:rsidRPr="00AB459D" w:rsidRDefault="002656F2" w:rsidP="00FB1A42">
      <w:pPr>
        <w:numPr>
          <w:ilvl w:val="0"/>
          <w:numId w:val="5"/>
        </w:numPr>
        <w:spacing w:after="200"/>
        <w:jc w:val="both"/>
        <w:rPr>
          <w:rFonts w:ascii="Calibri" w:hAnsi="Calibri" w:cs="Arial"/>
          <w:sz w:val="20"/>
          <w:szCs w:val="20"/>
        </w:rPr>
      </w:pPr>
      <w:r w:rsidRPr="00AB459D">
        <w:rPr>
          <w:rFonts w:ascii="Calibri" w:hAnsi="Calibri" w:cs="Arial"/>
          <w:sz w:val="20"/>
          <w:szCs w:val="20"/>
        </w:rPr>
        <w:t>Statement of industrial collaboration (max 250 words)</w:t>
      </w:r>
    </w:p>
    <w:p w14:paraId="76467CDF" w14:textId="77777777" w:rsidR="00F1335A" w:rsidRPr="00AB459D" w:rsidRDefault="00F1335A" w:rsidP="00FB1A42">
      <w:pPr>
        <w:numPr>
          <w:ilvl w:val="0"/>
          <w:numId w:val="5"/>
        </w:numPr>
        <w:spacing w:after="200"/>
        <w:jc w:val="both"/>
        <w:rPr>
          <w:rFonts w:ascii="Calibri" w:hAnsi="Calibri" w:cs="Arial"/>
          <w:sz w:val="20"/>
          <w:szCs w:val="20"/>
        </w:rPr>
      </w:pPr>
      <w:r w:rsidRPr="00AB459D">
        <w:rPr>
          <w:rFonts w:ascii="Calibri" w:hAnsi="Calibri" w:cs="Arial"/>
          <w:sz w:val="20"/>
          <w:szCs w:val="20"/>
        </w:rPr>
        <w:t xml:space="preserve">Funding plans with successful completion of </w:t>
      </w:r>
      <w:r w:rsidR="00FB1A42" w:rsidRPr="00AB459D">
        <w:rPr>
          <w:rFonts w:ascii="Calibri" w:hAnsi="Calibri" w:cs="Arial"/>
          <w:sz w:val="20"/>
          <w:szCs w:val="20"/>
        </w:rPr>
        <w:t>this project</w:t>
      </w:r>
    </w:p>
    <w:p w14:paraId="093171AC" w14:textId="77777777" w:rsidR="00F1335A" w:rsidRPr="00AB459D" w:rsidRDefault="00F1335A" w:rsidP="002656F2">
      <w:pPr>
        <w:numPr>
          <w:ilvl w:val="0"/>
          <w:numId w:val="5"/>
        </w:numPr>
        <w:spacing w:after="200"/>
        <w:jc w:val="both"/>
        <w:rPr>
          <w:rFonts w:ascii="Calibri" w:hAnsi="Calibri" w:cs="Arial"/>
          <w:sz w:val="20"/>
          <w:szCs w:val="20"/>
        </w:rPr>
      </w:pPr>
      <w:r w:rsidRPr="00AB459D">
        <w:rPr>
          <w:rFonts w:ascii="Calibri" w:hAnsi="Calibri" w:cs="Arial"/>
          <w:sz w:val="20"/>
          <w:szCs w:val="20"/>
        </w:rPr>
        <w:t xml:space="preserve">Approximate timeline for completion and spend out </w:t>
      </w:r>
      <w:r w:rsidR="002E435A" w:rsidRPr="00AB459D">
        <w:rPr>
          <w:rFonts w:ascii="Calibri" w:hAnsi="Calibri" w:cs="Arial"/>
          <w:sz w:val="20"/>
          <w:szCs w:val="20"/>
        </w:rPr>
        <w:t xml:space="preserve">by </w:t>
      </w:r>
      <w:r w:rsidR="00E34EAA">
        <w:rPr>
          <w:rFonts w:ascii="Calibri" w:hAnsi="Calibri" w:cs="Arial"/>
          <w:sz w:val="20"/>
          <w:szCs w:val="20"/>
        </w:rPr>
        <w:t xml:space="preserve">31 </w:t>
      </w:r>
      <w:r w:rsidR="0023761E">
        <w:rPr>
          <w:rFonts w:ascii="Calibri" w:hAnsi="Calibri" w:cs="Arial"/>
          <w:sz w:val="20"/>
          <w:szCs w:val="20"/>
        </w:rPr>
        <w:t>July 2016</w:t>
      </w:r>
    </w:p>
    <w:p w14:paraId="48E2944C" w14:textId="77777777" w:rsidR="00F1335A" w:rsidRPr="00AB459D" w:rsidRDefault="00F1335A" w:rsidP="00AD7731">
      <w:pPr>
        <w:numPr>
          <w:ilvl w:val="0"/>
          <w:numId w:val="5"/>
        </w:numPr>
        <w:spacing w:after="200"/>
        <w:jc w:val="both"/>
        <w:rPr>
          <w:rFonts w:ascii="Calibri" w:hAnsi="Calibri" w:cs="Arial"/>
          <w:sz w:val="20"/>
          <w:szCs w:val="20"/>
        </w:rPr>
      </w:pPr>
      <w:r w:rsidRPr="00AB459D">
        <w:rPr>
          <w:rFonts w:ascii="Calibri" w:hAnsi="Calibri" w:cs="Arial"/>
          <w:sz w:val="20"/>
          <w:szCs w:val="20"/>
        </w:rPr>
        <w:t>Budget request and justification</w:t>
      </w:r>
      <w:r w:rsidR="00AD7731" w:rsidRPr="00AB459D">
        <w:rPr>
          <w:rFonts w:ascii="Calibri" w:hAnsi="Calibri" w:cs="Arial"/>
          <w:sz w:val="20"/>
          <w:szCs w:val="20"/>
        </w:rPr>
        <w:t xml:space="preserve"> (NB Faculty Finance Office can provide actual costing)</w:t>
      </w:r>
    </w:p>
    <w:p w14:paraId="37600605" w14:textId="77777777" w:rsidR="001B4556" w:rsidRPr="00AB459D" w:rsidRDefault="00017608" w:rsidP="00AD0BA3">
      <w:pPr>
        <w:spacing w:after="200"/>
        <w:jc w:val="both"/>
        <w:rPr>
          <w:rFonts w:ascii="Calibri" w:hAnsi="Calibri" w:cs="Arial"/>
          <w:sz w:val="20"/>
          <w:szCs w:val="20"/>
          <w:u w:val="single"/>
        </w:rPr>
      </w:pPr>
      <w:r w:rsidRPr="00AB459D">
        <w:rPr>
          <w:rFonts w:ascii="Calibri" w:hAnsi="Calibri" w:cs="Arial"/>
          <w:sz w:val="20"/>
          <w:szCs w:val="20"/>
        </w:rPr>
        <w:t xml:space="preserve"> </w:t>
      </w:r>
    </w:p>
    <w:p w14:paraId="79D3C28F" w14:textId="77777777" w:rsidR="00737FB9" w:rsidRPr="00AB459D" w:rsidRDefault="001B4556" w:rsidP="00737FB9">
      <w:pPr>
        <w:spacing w:after="200"/>
        <w:rPr>
          <w:rFonts w:ascii="Calibri" w:hAnsi="Calibri" w:cs="Arial"/>
          <w:b/>
          <w:bCs/>
          <w:sz w:val="20"/>
          <w:szCs w:val="20"/>
          <w:u w:val="single"/>
        </w:rPr>
      </w:pPr>
      <w:r w:rsidRPr="00AB459D">
        <w:rPr>
          <w:rFonts w:ascii="Calibri" w:hAnsi="Calibri" w:cs="Arial"/>
          <w:sz w:val="20"/>
          <w:szCs w:val="20"/>
          <w:u w:val="single"/>
        </w:rPr>
        <w:br w:type="page"/>
      </w:r>
      <w:r w:rsidR="00497374" w:rsidRPr="00AB459D">
        <w:rPr>
          <w:rFonts w:ascii="Calibri" w:hAnsi="Calibri" w:cs="Arial"/>
          <w:b/>
          <w:bCs/>
          <w:sz w:val="20"/>
          <w:szCs w:val="20"/>
          <w:u w:val="single"/>
        </w:rPr>
        <w:lastRenderedPageBreak/>
        <w:t>Selection</w:t>
      </w:r>
      <w:r w:rsidR="00D30B86" w:rsidRPr="00AB459D">
        <w:rPr>
          <w:rFonts w:ascii="Calibri" w:hAnsi="Calibri" w:cs="Arial"/>
          <w:b/>
          <w:bCs/>
          <w:sz w:val="20"/>
          <w:szCs w:val="20"/>
          <w:u w:val="single"/>
        </w:rPr>
        <w:t xml:space="preserve"> Proce</w:t>
      </w:r>
      <w:r w:rsidR="00497374" w:rsidRPr="00AB459D">
        <w:rPr>
          <w:rFonts w:ascii="Calibri" w:hAnsi="Calibri" w:cs="Arial"/>
          <w:b/>
          <w:bCs/>
          <w:sz w:val="20"/>
          <w:szCs w:val="20"/>
          <w:u w:val="single"/>
        </w:rPr>
        <w:t>dure</w:t>
      </w:r>
    </w:p>
    <w:p w14:paraId="4BDBD27F" w14:textId="77777777" w:rsidR="00497374" w:rsidRPr="00AB459D" w:rsidRDefault="009A3105" w:rsidP="002656F2">
      <w:pPr>
        <w:spacing w:after="200"/>
        <w:rPr>
          <w:rFonts w:ascii="Calibri" w:hAnsi="Calibri" w:cs="Arial"/>
          <w:sz w:val="20"/>
          <w:szCs w:val="20"/>
        </w:rPr>
      </w:pPr>
      <w:r w:rsidRPr="00AB459D">
        <w:rPr>
          <w:rFonts w:ascii="Calibri" w:hAnsi="Calibri" w:cs="Arial"/>
          <w:sz w:val="20"/>
          <w:szCs w:val="20"/>
        </w:rPr>
        <w:t>Applica</w:t>
      </w:r>
      <w:r w:rsidR="00497374" w:rsidRPr="00AB459D">
        <w:rPr>
          <w:rFonts w:ascii="Calibri" w:hAnsi="Calibri" w:cs="Arial"/>
          <w:sz w:val="20"/>
          <w:szCs w:val="20"/>
        </w:rPr>
        <w:t xml:space="preserve">tions will be </w:t>
      </w:r>
      <w:r w:rsidR="001724F1" w:rsidRPr="00AB459D">
        <w:rPr>
          <w:rFonts w:ascii="Calibri" w:hAnsi="Calibri" w:cs="Arial"/>
          <w:sz w:val="20"/>
          <w:szCs w:val="20"/>
        </w:rPr>
        <w:t>peer</w:t>
      </w:r>
      <w:r w:rsidR="00541225" w:rsidRPr="00AB459D">
        <w:rPr>
          <w:rFonts w:ascii="Calibri" w:hAnsi="Calibri" w:cs="Arial"/>
          <w:sz w:val="20"/>
          <w:szCs w:val="20"/>
        </w:rPr>
        <w:t>-</w:t>
      </w:r>
      <w:r w:rsidR="00497374" w:rsidRPr="00AB459D">
        <w:rPr>
          <w:rFonts w:ascii="Calibri" w:hAnsi="Calibri" w:cs="Arial"/>
          <w:sz w:val="20"/>
          <w:szCs w:val="20"/>
        </w:rPr>
        <w:t>reviewed by</w:t>
      </w:r>
      <w:r w:rsidRPr="00AB459D">
        <w:rPr>
          <w:rFonts w:ascii="Calibri" w:hAnsi="Calibri" w:cs="Arial"/>
          <w:sz w:val="20"/>
          <w:szCs w:val="20"/>
        </w:rPr>
        <w:t xml:space="preserve"> committees </w:t>
      </w:r>
      <w:r w:rsidR="001724F1" w:rsidRPr="00AB459D">
        <w:rPr>
          <w:rFonts w:ascii="Calibri" w:hAnsi="Calibri" w:cs="Arial"/>
          <w:sz w:val="20"/>
          <w:szCs w:val="20"/>
        </w:rPr>
        <w:t xml:space="preserve">chaired </w:t>
      </w:r>
      <w:r w:rsidR="00931C45" w:rsidRPr="00AB459D">
        <w:rPr>
          <w:rFonts w:ascii="Calibri" w:hAnsi="Calibri" w:cs="Arial"/>
          <w:sz w:val="20"/>
          <w:szCs w:val="20"/>
        </w:rPr>
        <w:t>by the SMMI Deputy</w:t>
      </w:r>
      <w:r w:rsidR="00497374" w:rsidRPr="00AB459D">
        <w:rPr>
          <w:rFonts w:ascii="Calibri" w:hAnsi="Calibri" w:cs="Arial"/>
          <w:sz w:val="20"/>
          <w:szCs w:val="20"/>
        </w:rPr>
        <w:t xml:space="preserve"> Director</w:t>
      </w:r>
      <w:r w:rsidR="00931C45" w:rsidRPr="00AB459D">
        <w:rPr>
          <w:rFonts w:ascii="Calibri" w:hAnsi="Calibri" w:cs="Arial"/>
          <w:sz w:val="20"/>
          <w:szCs w:val="20"/>
        </w:rPr>
        <w:t xml:space="preserve"> for Research</w:t>
      </w:r>
      <w:r w:rsidR="00497374" w:rsidRPr="00AB459D">
        <w:rPr>
          <w:rFonts w:ascii="Calibri" w:hAnsi="Calibri" w:cs="Arial"/>
          <w:sz w:val="20"/>
          <w:szCs w:val="20"/>
        </w:rPr>
        <w:t>.  Projects will be short listed and the final awards m</w:t>
      </w:r>
      <w:r w:rsidR="00931C45" w:rsidRPr="00AB459D">
        <w:rPr>
          <w:rFonts w:ascii="Calibri" w:hAnsi="Calibri" w:cs="Arial"/>
          <w:sz w:val="20"/>
          <w:szCs w:val="20"/>
        </w:rPr>
        <w:t>ade subject to fit with the SMMI</w:t>
      </w:r>
      <w:r w:rsidR="00497374" w:rsidRPr="00AB459D">
        <w:rPr>
          <w:rFonts w:ascii="Calibri" w:hAnsi="Calibri" w:cs="Arial"/>
          <w:sz w:val="20"/>
          <w:szCs w:val="20"/>
        </w:rPr>
        <w:t xml:space="preserve"> strategy.</w:t>
      </w:r>
    </w:p>
    <w:p w14:paraId="4B27375D" w14:textId="77777777" w:rsidR="004D3D9B" w:rsidRPr="00AB459D" w:rsidRDefault="006E3C65" w:rsidP="00575A23">
      <w:pPr>
        <w:spacing w:after="200"/>
        <w:rPr>
          <w:rFonts w:ascii="Calibri" w:hAnsi="Calibri" w:cs="Arial"/>
          <w:sz w:val="20"/>
          <w:szCs w:val="20"/>
        </w:rPr>
      </w:pPr>
      <w:r w:rsidRPr="00AB459D">
        <w:rPr>
          <w:rFonts w:ascii="Calibri" w:hAnsi="Calibri" w:cs="Arial"/>
          <w:sz w:val="20"/>
          <w:szCs w:val="20"/>
        </w:rPr>
        <w:t xml:space="preserve"> </w:t>
      </w:r>
      <w:r w:rsidR="00575A23" w:rsidRPr="00AB459D">
        <w:rPr>
          <w:rFonts w:ascii="Calibri" w:hAnsi="Calibri" w:cs="Arial"/>
          <w:sz w:val="20"/>
          <w:szCs w:val="20"/>
        </w:rPr>
        <w:t>Peer r</w:t>
      </w:r>
      <w:r w:rsidR="004D3D9B" w:rsidRPr="00AB459D">
        <w:rPr>
          <w:rFonts w:ascii="Calibri" w:hAnsi="Calibri" w:cs="Arial"/>
          <w:sz w:val="20"/>
          <w:szCs w:val="20"/>
        </w:rPr>
        <w:t>eview will examine:</w:t>
      </w:r>
    </w:p>
    <w:p w14:paraId="3A83D3D6" w14:textId="77777777" w:rsidR="002656F2" w:rsidRPr="00AB459D" w:rsidRDefault="002656F2" w:rsidP="00FB1A42">
      <w:pPr>
        <w:numPr>
          <w:ilvl w:val="0"/>
          <w:numId w:val="6"/>
        </w:numPr>
        <w:spacing w:after="200"/>
        <w:jc w:val="both"/>
        <w:rPr>
          <w:rFonts w:ascii="Calibri" w:hAnsi="Calibri" w:cs="Arial"/>
          <w:sz w:val="20"/>
          <w:szCs w:val="20"/>
        </w:rPr>
      </w:pPr>
      <w:r w:rsidRPr="00AB459D">
        <w:rPr>
          <w:rFonts w:ascii="Calibri" w:hAnsi="Calibri" w:cs="Arial"/>
          <w:sz w:val="20"/>
          <w:szCs w:val="20"/>
        </w:rPr>
        <w:t>Quality of science</w:t>
      </w:r>
    </w:p>
    <w:p w14:paraId="6E62858B" w14:textId="77777777" w:rsidR="00FB1A42" w:rsidRPr="00AB459D" w:rsidRDefault="00FB1A42" w:rsidP="00FB1A42">
      <w:pPr>
        <w:numPr>
          <w:ilvl w:val="0"/>
          <w:numId w:val="6"/>
        </w:numPr>
        <w:spacing w:after="200"/>
        <w:jc w:val="both"/>
        <w:rPr>
          <w:rFonts w:ascii="Calibri" w:hAnsi="Calibri" w:cs="Arial"/>
          <w:sz w:val="20"/>
          <w:szCs w:val="20"/>
        </w:rPr>
      </w:pPr>
      <w:r w:rsidRPr="00AB459D">
        <w:rPr>
          <w:rFonts w:ascii="Calibri" w:hAnsi="Calibri" w:cs="Arial"/>
          <w:sz w:val="20"/>
          <w:szCs w:val="20"/>
        </w:rPr>
        <w:t>Fit with the HEIF criteria to facilitate resear</w:t>
      </w:r>
      <w:r w:rsidR="002C1508" w:rsidRPr="00AB459D">
        <w:rPr>
          <w:rFonts w:ascii="Calibri" w:hAnsi="Calibri" w:cs="Arial"/>
          <w:sz w:val="20"/>
          <w:szCs w:val="20"/>
        </w:rPr>
        <w:t>ch collaborations with industry</w:t>
      </w:r>
    </w:p>
    <w:p w14:paraId="54AA064D" w14:textId="77777777" w:rsidR="004D3D9B" w:rsidRPr="00AB459D" w:rsidRDefault="001724F1" w:rsidP="002B5A61">
      <w:pPr>
        <w:numPr>
          <w:ilvl w:val="0"/>
          <w:numId w:val="6"/>
        </w:numPr>
        <w:spacing w:after="200"/>
        <w:jc w:val="both"/>
        <w:rPr>
          <w:rFonts w:ascii="Calibri" w:hAnsi="Calibri" w:cs="Arial"/>
          <w:sz w:val="20"/>
          <w:szCs w:val="20"/>
        </w:rPr>
      </w:pPr>
      <w:r w:rsidRPr="00AB459D">
        <w:rPr>
          <w:rFonts w:ascii="Calibri" w:hAnsi="Calibri" w:cs="Arial"/>
          <w:sz w:val="20"/>
          <w:szCs w:val="20"/>
        </w:rPr>
        <w:t>Inter</w:t>
      </w:r>
      <w:r w:rsidR="004D3D9B" w:rsidRPr="00AB459D">
        <w:rPr>
          <w:rFonts w:ascii="Calibri" w:hAnsi="Calibri" w:cs="Arial"/>
          <w:sz w:val="20"/>
          <w:szCs w:val="20"/>
        </w:rPr>
        <w:t>disciplinary nature of the project</w:t>
      </w:r>
    </w:p>
    <w:p w14:paraId="19C0ABE4" w14:textId="77777777" w:rsidR="004D3D9B" w:rsidRPr="00AB459D" w:rsidRDefault="004D3D9B" w:rsidP="002B5A61">
      <w:pPr>
        <w:numPr>
          <w:ilvl w:val="0"/>
          <w:numId w:val="6"/>
        </w:numPr>
        <w:spacing w:after="200"/>
        <w:jc w:val="both"/>
        <w:rPr>
          <w:rFonts w:ascii="Calibri" w:hAnsi="Calibri" w:cs="Arial"/>
          <w:sz w:val="20"/>
          <w:szCs w:val="20"/>
        </w:rPr>
      </w:pPr>
      <w:r w:rsidRPr="00AB459D">
        <w:rPr>
          <w:rFonts w:ascii="Calibri" w:hAnsi="Calibri" w:cs="Arial"/>
          <w:sz w:val="20"/>
          <w:szCs w:val="20"/>
        </w:rPr>
        <w:t xml:space="preserve">Impact and future funding potential </w:t>
      </w:r>
    </w:p>
    <w:p w14:paraId="0F8EFD3B" w14:textId="77777777" w:rsidR="009A3105" w:rsidRPr="008932A7" w:rsidRDefault="004D3D9B" w:rsidP="002B5A61">
      <w:pPr>
        <w:numPr>
          <w:ilvl w:val="0"/>
          <w:numId w:val="6"/>
        </w:numPr>
        <w:spacing w:after="200"/>
        <w:jc w:val="both"/>
        <w:rPr>
          <w:rFonts w:ascii="Calibri" w:hAnsi="Calibri" w:cs="Arial"/>
          <w:sz w:val="20"/>
          <w:szCs w:val="20"/>
        </w:rPr>
      </w:pPr>
      <w:r w:rsidRPr="008932A7">
        <w:rPr>
          <w:rFonts w:ascii="Calibri" w:hAnsi="Calibri" w:cs="Arial"/>
          <w:sz w:val="20"/>
          <w:szCs w:val="20"/>
        </w:rPr>
        <w:t>Student</w:t>
      </w:r>
      <w:r w:rsidR="001724F1" w:rsidRPr="008932A7">
        <w:rPr>
          <w:rFonts w:ascii="Calibri" w:hAnsi="Calibri" w:cs="Arial"/>
          <w:sz w:val="20"/>
          <w:szCs w:val="20"/>
        </w:rPr>
        <w:t>/ECR</w:t>
      </w:r>
      <w:r w:rsidRPr="008932A7">
        <w:rPr>
          <w:rFonts w:ascii="Calibri" w:hAnsi="Calibri" w:cs="Arial"/>
          <w:sz w:val="20"/>
          <w:szCs w:val="20"/>
        </w:rPr>
        <w:t xml:space="preserve"> involvement</w:t>
      </w:r>
    </w:p>
    <w:p w14:paraId="7B958B22" w14:textId="77777777" w:rsidR="004D3D9B" w:rsidRPr="00AB459D" w:rsidRDefault="004D3D9B" w:rsidP="002B5A61">
      <w:pPr>
        <w:numPr>
          <w:ilvl w:val="0"/>
          <w:numId w:val="6"/>
        </w:numPr>
        <w:spacing w:after="200"/>
        <w:jc w:val="both"/>
        <w:rPr>
          <w:rFonts w:ascii="Calibri" w:hAnsi="Calibri" w:cs="Arial"/>
          <w:sz w:val="20"/>
          <w:szCs w:val="20"/>
        </w:rPr>
      </w:pPr>
      <w:r w:rsidRPr="00AB459D">
        <w:rPr>
          <w:rFonts w:ascii="Calibri" w:hAnsi="Calibri" w:cs="Arial"/>
          <w:sz w:val="20"/>
          <w:szCs w:val="20"/>
        </w:rPr>
        <w:t>Value for money</w:t>
      </w:r>
    </w:p>
    <w:p w14:paraId="33079B3A" w14:textId="77777777" w:rsidR="004D3D9B" w:rsidRDefault="004D3D9B" w:rsidP="002B5A61">
      <w:pPr>
        <w:numPr>
          <w:ilvl w:val="0"/>
          <w:numId w:val="6"/>
        </w:numPr>
        <w:spacing w:after="200"/>
        <w:jc w:val="both"/>
        <w:rPr>
          <w:rFonts w:ascii="Calibri" w:hAnsi="Calibri" w:cs="Arial"/>
          <w:sz w:val="20"/>
          <w:szCs w:val="20"/>
        </w:rPr>
      </w:pPr>
      <w:r w:rsidRPr="00AB459D">
        <w:rPr>
          <w:rFonts w:ascii="Calibri" w:hAnsi="Calibri" w:cs="Arial"/>
          <w:sz w:val="20"/>
          <w:szCs w:val="20"/>
        </w:rPr>
        <w:t>Sensible spending plan</w:t>
      </w:r>
    </w:p>
    <w:p w14:paraId="45DACDEC" w14:textId="77777777" w:rsidR="00046ECF" w:rsidRDefault="00046ECF" w:rsidP="002B5A61">
      <w:pPr>
        <w:numPr>
          <w:ilvl w:val="0"/>
          <w:numId w:val="6"/>
        </w:numPr>
        <w:spacing w:after="200"/>
        <w:jc w:val="both"/>
        <w:rPr>
          <w:rFonts w:ascii="Calibri" w:hAnsi="Calibri" w:cs="Arial"/>
          <w:sz w:val="20"/>
          <w:szCs w:val="20"/>
        </w:rPr>
      </w:pPr>
      <w:r>
        <w:rPr>
          <w:rFonts w:ascii="Calibri" w:hAnsi="Calibri" w:cs="Arial"/>
          <w:sz w:val="20"/>
          <w:szCs w:val="20"/>
        </w:rPr>
        <w:t>Receipt of previous HEIF or similar funds from SMMI or other Institute/Faculty</w:t>
      </w:r>
    </w:p>
    <w:p w14:paraId="761AA601" w14:textId="77777777" w:rsidR="004A3B35" w:rsidRPr="00046ECF" w:rsidRDefault="00046ECF" w:rsidP="00046ECF">
      <w:pPr>
        <w:numPr>
          <w:ilvl w:val="0"/>
          <w:numId w:val="6"/>
        </w:numPr>
        <w:spacing w:after="200"/>
        <w:jc w:val="both"/>
        <w:rPr>
          <w:rFonts w:ascii="Calibri" w:hAnsi="Calibri" w:cs="Arial"/>
          <w:sz w:val="20"/>
          <w:szCs w:val="20"/>
        </w:rPr>
      </w:pPr>
      <w:r>
        <w:rPr>
          <w:rFonts w:ascii="Calibri" w:hAnsi="Calibri" w:cs="Arial"/>
          <w:sz w:val="20"/>
          <w:szCs w:val="20"/>
        </w:rPr>
        <w:t>Successful delivery of outputs from previous applications</w:t>
      </w:r>
    </w:p>
    <w:p w14:paraId="775F7B4E" w14:textId="77777777" w:rsidR="004A3B35" w:rsidRPr="00AB459D" w:rsidRDefault="00497374" w:rsidP="00737FB9">
      <w:pPr>
        <w:spacing w:after="200"/>
        <w:jc w:val="both"/>
        <w:rPr>
          <w:rFonts w:ascii="Calibri" w:hAnsi="Calibri" w:cs="Arial"/>
          <w:b/>
          <w:bCs/>
          <w:sz w:val="20"/>
          <w:szCs w:val="20"/>
          <w:u w:val="single"/>
        </w:rPr>
      </w:pPr>
      <w:r w:rsidRPr="00AB459D">
        <w:rPr>
          <w:rFonts w:ascii="Calibri" w:hAnsi="Calibri" w:cs="Arial"/>
          <w:b/>
          <w:bCs/>
          <w:sz w:val="20"/>
          <w:szCs w:val="20"/>
          <w:u w:val="single"/>
        </w:rPr>
        <w:t>Project</w:t>
      </w:r>
      <w:r w:rsidR="00D30B86" w:rsidRPr="00AB459D">
        <w:rPr>
          <w:rFonts w:ascii="Calibri" w:hAnsi="Calibri" w:cs="Arial"/>
          <w:b/>
          <w:bCs/>
          <w:sz w:val="20"/>
          <w:szCs w:val="20"/>
          <w:u w:val="single"/>
        </w:rPr>
        <w:t xml:space="preserve"> </w:t>
      </w:r>
      <w:r w:rsidR="00941162" w:rsidRPr="00AB459D">
        <w:rPr>
          <w:rFonts w:ascii="Calibri" w:hAnsi="Calibri" w:cs="Arial"/>
          <w:b/>
          <w:bCs/>
          <w:sz w:val="20"/>
          <w:szCs w:val="20"/>
          <w:u w:val="single"/>
        </w:rPr>
        <w:t xml:space="preserve">Conditions and </w:t>
      </w:r>
      <w:r w:rsidR="004A3B35" w:rsidRPr="00AB459D">
        <w:rPr>
          <w:rFonts w:ascii="Calibri" w:hAnsi="Calibri" w:cs="Arial"/>
          <w:b/>
          <w:bCs/>
          <w:sz w:val="20"/>
          <w:szCs w:val="20"/>
          <w:u w:val="single"/>
        </w:rPr>
        <w:t>Reporting</w:t>
      </w:r>
    </w:p>
    <w:p w14:paraId="250A64C9" w14:textId="77777777" w:rsidR="00497374" w:rsidRPr="00AB459D" w:rsidRDefault="008A72D3" w:rsidP="00FB1A42">
      <w:pPr>
        <w:spacing w:after="200"/>
        <w:jc w:val="both"/>
        <w:rPr>
          <w:rFonts w:ascii="Calibri" w:hAnsi="Calibri" w:cs="Arial"/>
          <w:sz w:val="20"/>
          <w:szCs w:val="20"/>
        </w:rPr>
      </w:pPr>
      <w:r w:rsidRPr="00AB459D">
        <w:rPr>
          <w:rFonts w:ascii="Calibri" w:hAnsi="Calibri" w:cs="Arial"/>
          <w:sz w:val="20"/>
          <w:szCs w:val="20"/>
        </w:rPr>
        <w:t>Awardees</w:t>
      </w:r>
      <w:r w:rsidR="00497374" w:rsidRPr="00AB459D">
        <w:rPr>
          <w:rFonts w:ascii="Calibri" w:hAnsi="Calibri" w:cs="Arial"/>
          <w:sz w:val="20"/>
          <w:szCs w:val="20"/>
        </w:rPr>
        <w:t xml:space="preserve"> will be required to:</w:t>
      </w:r>
    </w:p>
    <w:p w14:paraId="1AC939D4" w14:textId="77777777" w:rsidR="004A3B35" w:rsidRPr="00AB459D" w:rsidRDefault="00497374" w:rsidP="00CD7E63">
      <w:pPr>
        <w:numPr>
          <w:ilvl w:val="0"/>
          <w:numId w:val="7"/>
        </w:numPr>
        <w:spacing w:after="200"/>
        <w:jc w:val="both"/>
        <w:rPr>
          <w:rFonts w:ascii="Calibri" w:hAnsi="Calibri" w:cs="Arial"/>
          <w:sz w:val="20"/>
          <w:szCs w:val="20"/>
        </w:rPr>
      </w:pPr>
      <w:r w:rsidRPr="004C6064">
        <w:rPr>
          <w:rFonts w:ascii="Calibri" w:hAnsi="Calibri" w:cs="Arial"/>
          <w:bCs/>
          <w:sz w:val="20"/>
          <w:szCs w:val="20"/>
        </w:rPr>
        <w:t>Produce a</w:t>
      </w:r>
      <w:r w:rsidR="004A3B35" w:rsidRPr="009076F1">
        <w:rPr>
          <w:rFonts w:ascii="Calibri" w:hAnsi="Calibri" w:cs="Arial"/>
          <w:b/>
          <w:sz w:val="20"/>
          <w:szCs w:val="20"/>
        </w:rPr>
        <w:t xml:space="preserve"> mid-term report</w:t>
      </w:r>
      <w:r w:rsidR="00931C45" w:rsidRPr="009076F1">
        <w:rPr>
          <w:rFonts w:ascii="Calibri" w:hAnsi="Calibri" w:cs="Arial"/>
          <w:b/>
          <w:sz w:val="20"/>
          <w:szCs w:val="20"/>
        </w:rPr>
        <w:t xml:space="preserve"> </w:t>
      </w:r>
      <w:r w:rsidR="00931C45" w:rsidRPr="004C6064">
        <w:rPr>
          <w:rFonts w:ascii="Calibri" w:hAnsi="Calibri" w:cs="Arial"/>
          <w:bCs/>
          <w:sz w:val="20"/>
          <w:szCs w:val="20"/>
        </w:rPr>
        <w:t>for the SMMI Deputy</w:t>
      </w:r>
      <w:r w:rsidRPr="004C6064">
        <w:rPr>
          <w:rFonts w:ascii="Calibri" w:hAnsi="Calibri" w:cs="Arial"/>
          <w:bCs/>
          <w:sz w:val="20"/>
          <w:szCs w:val="20"/>
        </w:rPr>
        <w:t xml:space="preserve"> Director</w:t>
      </w:r>
      <w:r w:rsidR="004A3B35" w:rsidRPr="009076F1">
        <w:rPr>
          <w:rFonts w:ascii="Calibri" w:hAnsi="Calibri" w:cs="Arial"/>
          <w:b/>
          <w:sz w:val="20"/>
          <w:szCs w:val="20"/>
        </w:rPr>
        <w:t xml:space="preserve"> </w:t>
      </w:r>
      <w:r w:rsidR="00737FB9" w:rsidRPr="009076F1">
        <w:rPr>
          <w:rFonts w:ascii="Calibri" w:hAnsi="Calibri" w:cs="Arial"/>
          <w:b/>
          <w:sz w:val="20"/>
          <w:szCs w:val="20"/>
        </w:rPr>
        <w:t>by</w:t>
      </w:r>
      <w:r w:rsidR="008C43BC" w:rsidRPr="009076F1">
        <w:rPr>
          <w:rFonts w:ascii="Calibri" w:hAnsi="Calibri" w:cs="Arial"/>
          <w:b/>
          <w:sz w:val="20"/>
          <w:szCs w:val="20"/>
        </w:rPr>
        <w:t xml:space="preserve"> </w:t>
      </w:r>
      <w:r w:rsidR="00976951">
        <w:rPr>
          <w:rFonts w:ascii="Calibri" w:hAnsi="Calibri" w:cs="Arial"/>
          <w:b/>
          <w:sz w:val="20"/>
          <w:szCs w:val="20"/>
        </w:rPr>
        <w:t>22 February 2016</w:t>
      </w:r>
      <w:r w:rsidR="000B6D22" w:rsidRPr="009076F1">
        <w:rPr>
          <w:rFonts w:ascii="Calibri" w:hAnsi="Calibri" w:cs="Arial"/>
          <w:b/>
          <w:sz w:val="20"/>
          <w:szCs w:val="20"/>
        </w:rPr>
        <w:t>.</w:t>
      </w:r>
      <w:r w:rsidR="000B6D22" w:rsidRPr="00AB459D">
        <w:rPr>
          <w:rFonts w:ascii="Calibri" w:hAnsi="Calibri" w:cs="Arial"/>
          <w:sz w:val="20"/>
          <w:szCs w:val="20"/>
        </w:rPr>
        <w:t xml:space="preserve">  This report must </w:t>
      </w:r>
      <w:r w:rsidR="004A3B35" w:rsidRPr="00AB459D">
        <w:rPr>
          <w:rFonts w:ascii="Calibri" w:hAnsi="Calibri" w:cs="Arial"/>
          <w:sz w:val="20"/>
          <w:szCs w:val="20"/>
        </w:rPr>
        <w:t>include</w:t>
      </w:r>
      <w:r w:rsidR="000B6D22" w:rsidRPr="00AB459D">
        <w:rPr>
          <w:rFonts w:ascii="Calibri" w:hAnsi="Calibri" w:cs="Arial"/>
          <w:sz w:val="20"/>
          <w:szCs w:val="20"/>
        </w:rPr>
        <w:t xml:space="preserve"> </w:t>
      </w:r>
      <w:r w:rsidR="00C452C3" w:rsidRPr="00AB459D">
        <w:rPr>
          <w:rFonts w:ascii="Calibri" w:hAnsi="Calibri" w:cs="Arial"/>
          <w:sz w:val="20"/>
          <w:szCs w:val="20"/>
        </w:rPr>
        <w:t xml:space="preserve">a review </w:t>
      </w:r>
      <w:r w:rsidR="00941162" w:rsidRPr="00AB459D">
        <w:rPr>
          <w:rFonts w:ascii="Calibri" w:hAnsi="Calibri" w:cs="Arial"/>
          <w:sz w:val="20"/>
          <w:szCs w:val="20"/>
        </w:rPr>
        <w:t xml:space="preserve">of the </w:t>
      </w:r>
      <w:r w:rsidR="000B6D22" w:rsidRPr="00AB459D">
        <w:rPr>
          <w:rFonts w:ascii="Calibri" w:hAnsi="Calibri" w:cs="Arial"/>
          <w:sz w:val="20"/>
          <w:szCs w:val="20"/>
        </w:rPr>
        <w:t>budget spen</w:t>
      </w:r>
      <w:r w:rsidR="00AE1E59" w:rsidRPr="00AB459D">
        <w:rPr>
          <w:rFonts w:ascii="Calibri" w:hAnsi="Calibri" w:cs="Arial"/>
          <w:sz w:val="20"/>
          <w:szCs w:val="20"/>
        </w:rPr>
        <w:t>t</w:t>
      </w:r>
      <w:r w:rsidR="000B6D22" w:rsidRPr="00AB459D">
        <w:rPr>
          <w:rFonts w:ascii="Calibri" w:hAnsi="Calibri" w:cs="Arial"/>
          <w:sz w:val="20"/>
          <w:szCs w:val="20"/>
        </w:rPr>
        <w:t xml:space="preserve"> to date and</w:t>
      </w:r>
      <w:r w:rsidR="001D294F" w:rsidRPr="00AB459D">
        <w:rPr>
          <w:rFonts w:ascii="Calibri" w:hAnsi="Calibri" w:cs="Arial"/>
          <w:sz w:val="20"/>
          <w:szCs w:val="20"/>
        </w:rPr>
        <w:t>, in accordance with</w:t>
      </w:r>
      <w:r w:rsidR="00CD7E63" w:rsidRPr="00AB459D">
        <w:rPr>
          <w:rFonts w:ascii="Calibri" w:hAnsi="Calibri" w:cs="Arial"/>
          <w:sz w:val="20"/>
          <w:szCs w:val="20"/>
        </w:rPr>
        <w:t xml:space="preserve"> University Executive Group (UEG)</w:t>
      </w:r>
      <w:r w:rsidR="001D294F" w:rsidRPr="00AB459D">
        <w:rPr>
          <w:rFonts w:ascii="Calibri" w:hAnsi="Calibri" w:cs="Arial"/>
          <w:sz w:val="20"/>
          <w:szCs w:val="20"/>
        </w:rPr>
        <w:t xml:space="preserve"> requirements,</w:t>
      </w:r>
      <w:r w:rsidR="000B6D22" w:rsidRPr="00AB459D">
        <w:rPr>
          <w:rFonts w:ascii="Calibri" w:hAnsi="Calibri" w:cs="Arial"/>
          <w:sz w:val="20"/>
          <w:szCs w:val="20"/>
        </w:rPr>
        <w:t xml:space="preserve"> a </w:t>
      </w:r>
      <w:r w:rsidR="000B6D22" w:rsidRPr="00976951">
        <w:rPr>
          <w:rFonts w:ascii="Calibri" w:hAnsi="Calibri" w:cs="Arial"/>
          <w:b/>
          <w:bCs/>
          <w:sz w:val="20"/>
          <w:szCs w:val="20"/>
        </w:rPr>
        <w:t>four page outline grant proposal.</w:t>
      </w:r>
    </w:p>
    <w:p w14:paraId="34BC4672" w14:textId="77777777" w:rsidR="004A3B35" w:rsidRPr="00AB459D" w:rsidRDefault="00497374" w:rsidP="002656F2">
      <w:pPr>
        <w:numPr>
          <w:ilvl w:val="0"/>
          <w:numId w:val="7"/>
        </w:numPr>
        <w:spacing w:after="200"/>
        <w:jc w:val="both"/>
        <w:rPr>
          <w:rFonts w:ascii="Calibri" w:hAnsi="Calibri" w:cs="Arial"/>
          <w:sz w:val="20"/>
          <w:szCs w:val="20"/>
        </w:rPr>
      </w:pPr>
      <w:r w:rsidRPr="00AB459D">
        <w:rPr>
          <w:rFonts w:ascii="Calibri" w:hAnsi="Calibri" w:cs="Arial"/>
          <w:sz w:val="20"/>
          <w:szCs w:val="20"/>
        </w:rPr>
        <w:t xml:space="preserve">Produce a </w:t>
      </w:r>
      <w:r w:rsidRPr="009076F1">
        <w:rPr>
          <w:rFonts w:ascii="Calibri" w:hAnsi="Calibri" w:cs="Arial"/>
          <w:b/>
          <w:sz w:val="20"/>
          <w:szCs w:val="20"/>
        </w:rPr>
        <w:t>f</w:t>
      </w:r>
      <w:r w:rsidR="004A3B35" w:rsidRPr="009076F1">
        <w:rPr>
          <w:rFonts w:ascii="Calibri" w:hAnsi="Calibri" w:cs="Arial"/>
          <w:b/>
          <w:sz w:val="20"/>
          <w:szCs w:val="20"/>
        </w:rPr>
        <w:t>inal report</w:t>
      </w:r>
      <w:r w:rsidR="002656F2" w:rsidRPr="00AB459D">
        <w:rPr>
          <w:rFonts w:ascii="Calibri" w:hAnsi="Calibri" w:cs="Arial"/>
          <w:sz w:val="20"/>
          <w:szCs w:val="20"/>
        </w:rPr>
        <w:t>, including projection for the final grant submission,</w:t>
      </w:r>
      <w:r w:rsidRPr="00AB459D">
        <w:rPr>
          <w:rFonts w:ascii="Calibri" w:hAnsi="Calibri" w:cs="Arial"/>
          <w:sz w:val="20"/>
          <w:szCs w:val="20"/>
        </w:rPr>
        <w:t xml:space="preserve"> f</w:t>
      </w:r>
      <w:r w:rsidR="00931C45" w:rsidRPr="00AB459D">
        <w:rPr>
          <w:rFonts w:ascii="Calibri" w:hAnsi="Calibri" w:cs="Arial"/>
          <w:sz w:val="20"/>
          <w:szCs w:val="20"/>
        </w:rPr>
        <w:t>or the SMMI Deputy</w:t>
      </w:r>
      <w:r w:rsidRPr="00AB459D">
        <w:rPr>
          <w:rFonts w:ascii="Calibri" w:hAnsi="Calibri" w:cs="Arial"/>
          <w:sz w:val="20"/>
          <w:szCs w:val="20"/>
        </w:rPr>
        <w:t xml:space="preserve"> Director </w:t>
      </w:r>
      <w:r w:rsidR="000B6D22" w:rsidRPr="004C6064">
        <w:rPr>
          <w:rFonts w:ascii="Calibri" w:hAnsi="Calibri" w:cs="Arial"/>
          <w:b/>
          <w:bCs/>
          <w:sz w:val="20"/>
          <w:szCs w:val="20"/>
        </w:rPr>
        <w:t>by</w:t>
      </w:r>
      <w:r w:rsidR="000B6D22" w:rsidRPr="00AB459D">
        <w:rPr>
          <w:rFonts w:ascii="Calibri" w:hAnsi="Calibri" w:cs="Arial"/>
          <w:sz w:val="20"/>
          <w:szCs w:val="20"/>
        </w:rPr>
        <w:t xml:space="preserve"> </w:t>
      </w:r>
      <w:r w:rsidR="00A47548">
        <w:rPr>
          <w:rFonts w:ascii="Calibri" w:hAnsi="Calibri" w:cs="Arial"/>
          <w:b/>
          <w:sz w:val="20"/>
          <w:szCs w:val="20"/>
        </w:rPr>
        <w:t>22 July 2016</w:t>
      </w:r>
      <w:r w:rsidR="002656F2" w:rsidRPr="009076F1">
        <w:rPr>
          <w:rFonts w:ascii="Calibri" w:hAnsi="Calibri" w:cs="Arial"/>
          <w:b/>
          <w:sz w:val="20"/>
          <w:szCs w:val="20"/>
        </w:rPr>
        <w:t>.</w:t>
      </w:r>
      <w:r w:rsidRPr="00AB459D">
        <w:rPr>
          <w:rFonts w:ascii="Calibri" w:hAnsi="Calibri" w:cs="Arial"/>
          <w:sz w:val="20"/>
          <w:szCs w:val="20"/>
        </w:rPr>
        <w:t xml:space="preserve">  This report must</w:t>
      </w:r>
      <w:r w:rsidR="004A3B35" w:rsidRPr="00AB459D">
        <w:rPr>
          <w:rFonts w:ascii="Calibri" w:hAnsi="Calibri" w:cs="Arial"/>
          <w:sz w:val="20"/>
          <w:szCs w:val="20"/>
        </w:rPr>
        <w:t xml:space="preserve"> include </w:t>
      </w:r>
      <w:r w:rsidRPr="00AB459D">
        <w:rPr>
          <w:rFonts w:ascii="Calibri" w:hAnsi="Calibri" w:cs="Arial"/>
          <w:sz w:val="20"/>
          <w:szCs w:val="20"/>
        </w:rPr>
        <w:t xml:space="preserve">a </w:t>
      </w:r>
      <w:r w:rsidR="004A3B35" w:rsidRPr="00AB459D">
        <w:rPr>
          <w:rFonts w:ascii="Calibri" w:hAnsi="Calibri" w:cs="Arial"/>
          <w:sz w:val="20"/>
          <w:szCs w:val="20"/>
        </w:rPr>
        <w:t>review o</w:t>
      </w:r>
      <w:r w:rsidR="000B6D22" w:rsidRPr="00AB459D">
        <w:rPr>
          <w:rFonts w:ascii="Calibri" w:hAnsi="Calibri" w:cs="Arial"/>
          <w:sz w:val="20"/>
          <w:szCs w:val="20"/>
        </w:rPr>
        <w:t xml:space="preserve">f impact </w:t>
      </w:r>
      <w:r w:rsidR="00941162" w:rsidRPr="00AB459D">
        <w:rPr>
          <w:rFonts w:ascii="Calibri" w:hAnsi="Calibri" w:cs="Arial"/>
          <w:sz w:val="20"/>
          <w:szCs w:val="20"/>
        </w:rPr>
        <w:t xml:space="preserve">of </w:t>
      </w:r>
      <w:r w:rsidR="00C452C3" w:rsidRPr="00AB459D">
        <w:rPr>
          <w:rFonts w:ascii="Calibri" w:hAnsi="Calibri" w:cs="Arial"/>
          <w:sz w:val="20"/>
          <w:szCs w:val="20"/>
        </w:rPr>
        <w:t>the</w:t>
      </w:r>
      <w:r w:rsidR="00C57E4A" w:rsidRPr="00AB459D">
        <w:rPr>
          <w:rFonts w:ascii="Calibri" w:hAnsi="Calibri" w:cs="Arial"/>
          <w:sz w:val="20"/>
          <w:szCs w:val="20"/>
        </w:rPr>
        <w:t xml:space="preserve"> pilot</w:t>
      </w:r>
      <w:r w:rsidR="00C452C3" w:rsidRPr="00AB459D">
        <w:rPr>
          <w:rFonts w:ascii="Calibri" w:hAnsi="Calibri" w:cs="Arial"/>
          <w:sz w:val="20"/>
          <w:szCs w:val="20"/>
        </w:rPr>
        <w:t xml:space="preserve"> project </w:t>
      </w:r>
      <w:r w:rsidR="000B6D22" w:rsidRPr="00AB459D">
        <w:rPr>
          <w:rFonts w:ascii="Calibri" w:hAnsi="Calibri" w:cs="Arial"/>
          <w:sz w:val="20"/>
          <w:szCs w:val="20"/>
        </w:rPr>
        <w:t>and</w:t>
      </w:r>
      <w:r w:rsidR="001D294F" w:rsidRPr="00AB459D">
        <w:rPr>
          <w:rFonts w:ascii="Calibri" w:hAnsi="Calibri" w:cs="Arial"/>
          <w:sz w:val="20"/>
          <w:szCs w:val="20"/>
        </w:rPr>
        <w:t xml:space="preserve">, in accordance with </w:t>
      </w:r>
      <w:r w:rsidR="00CD7E63" w:rsidRPr="00AB459D">
        <w:rPr>
          <w:rFonts w:ascii="Calibri" w:hAnsi="Calibri" w:cs="Arial"/>
          <w:sz w:val="20"/>
          <w:szCs w:val="20"/>
        </w:rPr>
        <w:t>UEG</w:t>
      </w:r>
      <w:r w:rsidR="001D294F" w:rsidRPr="00AB459D">
        <w:rPr>
          <w:rFonts w:ascii="Calibri" w:hAnsi="Calibri" w:cs="Arial"/>
          <w:sz w:val="20"/>
          <w:szCs w:val="20"/>
        </w:rPr>
        <w:t xml:space="preserve"> requirements,</w:t>
      </w:r>
      <w:r w:rsidR="000B6D22" w:rsidRPr="00AB459D">
        <w:rPr>
          <w:rFonts w:ascii="Calibri" w:hAnsi="Calibri" w:cs="Arial"/>
          <w:sz w:val="20"/>
          <w:szCs w:val="20"/>
        </w:rPr>
        <w:t xml:space="preserve"> </w:t>
      </w:r>
      <w:r w:rsidR="000B6D22" w:rsidRPr="009076F1">
        <w:rPr>
          <w:rFonts w:ascii="Calibri" w:hAnsi="Calibri" w:cs="Arial"/>
          <w:b/>
          <w:sz w:val="20"/>
          <w:szCs w:val="20"/>
        </w:rPr>
        <w:t>a mature grant proposal.</w:t>
      </w:r>
    </w:p>
    <w:p w14:paraId="35E74161" w14:textId="77777777" w:rsidR="004A3B35" w:rsidRPr="00AB459D" w:rsidRDefault="000B6D22" w:rsidP="00931C45">
      <w:pPr>
        <w:numPr>
          <w:ilvl w:val="0"/>
          <w:numId w:val="7"/>
        </w:numPr>
        <w:spacing w:after="200"/>
        <w:jc w:val="both"/>
        <w:rPr>
          <w:rFonts w:ascii="Calibri" w:hAnsi="Calibri" w:cs="Arial"/>
          <w:sz w:val="20"/>
          <w:szCs w:val="20"/>
        </w:rPr>
      </w:pPr>
      <w:r w:rsidRPr="00AB459D">
        <w:rPr>
          <w:rFonts w:ascii="Calibri" w:hAnsi="Calibri" w:cs="Arial"/>
          <w:sz w:val="20"/>
          <w:szCs w:val="20"/>
        </w:rPr>
        <w:t>Spen</w:t>
      </w:r>
      <w:r w:rsidR="00737FB9" w:rsidRPr="00AB459D">
        <w:rPr>
          <w:rFonts w:ascii="Calibri" w:hAnsi="Calibri" w:cs="Arial"/>
          <w:sz w:val="20"/>
          <w:szCs w:val="20"/>
        </w:rPr>
        <w:t>d all allocated funds by</w:t>
      </w:r>
      <w:r w:rsidR="00976951">
        <w:rPr>
          <w:rFonts w:ascii="Calibri" w:hAnsi="Calibri" w:cs="Arial"/>
          <w:sz w:val="20"/>
          <w:szCs w:val="20"/>
        </w:rPr>
        <w:t xml:space="preserve"> 31 July 2016</w:t>
      </w:r>
      <w:r w:rsidRPr="00AB459D">
        <w:rPr>
          <w:rFonts w:ascii="Calibri" w:hAnsi="Calibri" w:cs="Arial"/>
          <w:sz w:val="20"/>
          <w:szCs w:val="20"/>
        </w:rPr>
        <w:t>.</w:t>
      </w:r>
    </w:p>
    <w:p w14:paraId="03C40866" w14:textId="77777777" w:rsidR="008A72D3" w:rsidRPr="00046ECF" w:rsidRDefault="00301D2E" w:rsidP="00046ECF">
      <w:pPr>
        <w:numPr>
          <w:ilvl w:val="0"/>
          <w:numId w:val="7"/>
        </w:numPr>
        <w:spacing w:after="200"/>
        <w:jc w:val="both"/>
        <w:rPr>
          <w:rFonts w:ascii="Calibri" w:hAnsi="Calibri" w:cs="Arial"/>
          <w:bCs/>
          <w:sz w:val="20"/>
          <w:szCs w:val="20"/>
        </w:rPr>
      </w:pPr>
      <w:r w:rsidRPr="00AB459D">
        <w:rPr>
          <w:rFonts w:ascii="Calibri" w:hAnsi="Calibri" w:cs="Arial"/>
          <w:bCs/>
          <w:sz w:val="20"/>
          <w:szCs w:val="20"/>
        </w:rPr>
        <w:t>I</w:t>
      </w:r>
      <w:r w:rsidR="00A619B3" w:rsidRPr="00AB459D">
        <w:rPr>
          <w:rFonts w:ascii="Calibri" w:hAnsi="Calibri" w:cs="Arial"/>
          <w:bCs/>
          <w:sz w:val="20"/>
          <w:szCs w:val="20"/>
        </w:rPr>
        <w:t xml:space="preserve">nclude an </w:t>
      </w:r>
      <w:r w:rsidR="00A13105" w:rsidRPr="00AB459D">
        <w:rPr>
          <w:rFonts w:ascii="Calibri" w:hAnsi="Calibri" w:cs="Arial"/>
          <w:bCs/>
          <w:sz w:val="20"/>
          <w:szCs w:val="20"/>
        </w:rPr>
        <w:t>acknowledg</w:t>
      </w:r>
      <w:r w:rsidR="00A619B3" w:rsidRPr="00AB459D">
        <w:rPr>
          <w:rFonts w:ascii="Calibri" w:hAnsi="Calibri" w:cs="Arial"/>
          <w:bCs/>
          <w:sz w:val="20"/>
          <w:szCs w:val="20"/>
        </w:rPr>
        <w:t>ment of</w:t>
      </w:r>
      <w:r w:rsidRPr="00AB459D">
        <w:rPr>
          <w:rFonts w:ascii="Calibri" w:hAnsi="Calibri" w:cs="Arial"/>
          <w:bCs/>
          <w:sz w:val="20"/>
          <w:szCs w:val="20"/>
        </w:rPr>
        <w:t xml:space="preserve"> </w:t>
      </w:r>
      <w:r w:rsidR="00931C45" w:rsidRPr="00AB459D">
        <w:rPr>
          <w:rFonts w:ascii="Calibri" w:hAnsi="Calibri" w:cs="Arial"/>
          <w:bCs/>
          <w:sz w:val="20"/>
          <w:szCs w:val="20"/>
        </w:rPr>
        <w:t>SMMI</w:t>
      </w:r>
      <w:r w:rsidRPr="00AB459D">
        <w:rPr>
          <w:rFonts w:ascii="Calibri" w:hAnsi="Calibri" w:cs="Arial"/>
          <w:bCs/>
          <w:sz w:val="20"/>
          <w:szCs w:val="20"/>
        </w:rPr>
        <w:t xml:space="preserve"> support on all publications and posters resulting from this funding.</w:t>
      </w:r>
    </w:p>
    <w:p w14:paraId="1282E296" w14:textId="77777777" w:rsidR="008A72D3" w:rsidRPr="00AB459D" w:rsidRDefault="008A72D3" w:rsidP="008A72D3">
      <w:pPr>
        <w:spacing w:after="200"/>
        <w:jc w:val="both"/>
        <w:rPr>
          <w:rFonts w:ascii="Calibri" w:hAnsi="Calibri" w:cs="Arial"/>
          <w:b/>
          <w:sz w:val="20"/>
          <w:szCs w:val="20"/>
          <w:u w:val="single"/>
        </w:rPr>
      </w:pPr>
      <w:r w:rsidRPr="00AB459D">
        <w:rPr>
          <w:rFonts w:ascii="Calibri" w:hAnsi="Calibri" w:cs="Arial"/>
          <w:b/>
          <w:sz w:val="20"/>
          <w:szCs w:val="20"/>
          <w:u w:val="single"/>
        </w:rPr>
        <w:t>Eligible costs:</w:t>
      </w:r>
    </w:p>
    <w:p w14:paraId="423B4A71" w14:textId="77777777" w:rsidR="008A72D3" w:rsidRPr="00AB459D" w:rsidRDefault="008A72D3" w:rsidP="008A72D3">
      <w:pPr>
        <w:spacing w:after="200"/>
        <w:jc w:val="both"/>
        <w:rPr>
          <w:rFonts w:ascii="Calibri" w:hAnsi="Calibri" w:cs="Arial"/>
          <w:bCs/>
          <w:sz w:val="20"/>
          <w:szCs w:val="20"/>
        </w:rPr>
      </w:pPr>
      <w:r w:rsidRPr="00AB459D">
        <w:rPr>
          <w:rFonts w:ascii="Calibri" w:hAnsi="Calibri" w:cs="Arial"/>
          <w:bCs/>
          <w:sz w:val="20"/>
          <w:szCs w:val="20"/>
        </w:rPr>
        <w:t>Awards can be any size up to a maximum of £20k for exceptional projects and will cover:</w:t>
      </w:r>
    </w:p>
    <w:p w14:paraId="77A3A27F" w14:textId="77777777" w:rsidR="008A72D3" w:rsidRPr="00AB459D" w:rsidRDefault="008A72D3" w:rsidP="008A72D3">
      <w:pPr>
        <w:numPr>
          <w:ilvl w:val="0"/>
          <w:numId w:val="8"/>
        </w:numPr>
        <w:spacing w:after="200"/>
        <w:jc w:val="both"/>
        <w:rPr>
          <w:rFonts w:ascii="Calibri" w:hAnsi="Calibri" w:cs="Arial"/>
          <w:bCs/>
          <w:sz w:val="20"/>
          <w:szCs w:val="20"/>
        </w:rPr>
      </w:pPr>
      <w:r w:rsidRPr="00AB459D">
        <w:rPr>
          <w:rFonts w:ascii="Calibri" w:hAnsi="Calibri" w:cs="Arial"/>
          <w:bCs/>
          <w:sz w:val="20"/>
          <w:szCs w:val="20"/>
        </w:rPr>
        <w:t>Salary costs</w:t>
      </w:r>
    </w:p>
    <w:p w14:paraId="5B9DCCFC" w14:textId="77777777" w:rsidR="008A72D3" w:rsidRPr="00AB459D" w:rsidRDefault="008A72D3" w:rsidP="008A72D3">
      <w:pPr>
        <w:numPr>
          <w:ilvl w:val="0"/>
          <w:numId w:val="8"/>
        </w:numPr>
        <w:spacing w:after="200"/>
        <w:jc w:val="both"/>
        <w:rPr>
          <w:rFonts w:ascii="Calibri" w:hAnsi="Calibri" w:cs="Arial"/>
          <w:bCs/>
          <w:sz w:val="20"/>
          <w:szCs w:val="20"/>
        </w:rPr>
      </w:pPr>
      <w:r w:rsidRPr="00AB459D">
        <w:rPr>
          <w:rFonts w:ascii="Calibri" w:hAnsi="Calibri" w:cs="Arial"/>
          <w:bCs/>
          <w:sz w:val="20"/>
          <w:szCs w:val="20"/>
        </w:rPr>
        <w:t>Consultancy costs</w:t>
      </w:r>
    </w:p>
    <w:p w14:paraId="4FCDBA49" w14:textId="77777777" w:rsidR="008A72D3" w:rsidRPr="00AB459D" w:rsidRDefault="008A72D3" w:rsidP="008A72D3">
      <w:pPr>
        <w:numPr>
          <w:ilvl w:val="0"/>
          <w:numId w:val="8"/>
        </w:numPr>
        <w:spacing w:after="200"/>
        <w:jc w:val="both"/>
        <w:rPr>
          <w:rFonts w:ascii="Calibri" w:hAnsi="Calibri" w:cs="Arial"/>
          <w:bCs/>
          <w:sz w:val="20"/>
          <w:szCs w:val="20"/>
        </w:rPr>
      </w:pPr>
      <w:r w:rsidRPr="00AB459D">
        <w:rPr>
          <w:rFonts w:ascii="Calibri" w:hAnsi="Calibri" w:cs="Arial"/>
          <w:bCs/>
          <w:sz w:val="20"/>
          <w:szCs w:val="20"/>
        </w:rPr>
        <w:t>Consumables</w:t>
      </w:r>
    </w:p>
    <w:p w14:paraId="22705B16" w14:textId="77777777" w:rsidR="008A72D3" w:rsidRPr="00AB459D" w:rsidRDefault="008A72D3" w:rsidP="008A72D3">
      <w:pPr>
        <w:numPr>
          <w:ilvl w:val="0"/>
          <w:numId w:val="8"/>
        </w:numPr>
        <w:spacing w:after="200"/>
        <w:jc w:val="both"/>
        <w:rPr>
          <w:rFonts w:ascii="Calibri" w:hAnsi="Calibri" w:cs="Arial"/>
          <w:bCs/>
          <w:sz w:val="20"/>
          <w:szCs w:val="20"/>
        </w:rPr>
      </w:pPr>
      <w:r w:rsidRPr="00AB459D">
        <w:rPr>
          <w:rFonts w:ascii="Calibri" w:hAnsi="Calibri" w:cs="Arial"/>
          <w:bCs/>
          <w:sz w:val="20"/>
          <w:szCs w:val="20"/>
        </w:rPr>
        <w:t>Travel costs</w:t>
      </w:r>
    </w:p>
    <w:p w14:paraId="4B63294B" w14:textId="77777777" w:rsidR="008A72D3" w:rsidRPr="00AB459D" w:rsidRDefault="008A72D3" w:rsidP="002656F2">
      <w:pPr>
        <w:numPr>
          <w:ilvl w:val="0"/>
          <w:numId w:val="8"/>
        </w:numPr>
        <w:spacing w:after="200"/>
        <w:jc w:val="both"/>
        <w:rPr>
          <w:rFonts w:ascii="Calibri" w:hAnsi="Calibri" w:cs="Arial"/>
          <w:bCs/>
          <w:sz w:val="20"/>
          <w:szCs w:val="20"/>
        </w:rPr>
      </w:pPr>
      <w:r w:rsidRPr="00AB459D">
        <w:rPr>
          <w:rFonts w:ascii="Calibri" w:hAnsi="Calibri" w:cs="Arial"/>
          <w:bCs/>
          <w:sz w:val="20"/>
          <w:szCs w:val="20"/>
        </w:rPr>
        <w:t xml:space="preserve">Small items of equipment up to </w:t>
      </w:r>
      <w:r w:rsidR="002656F2" w:rsidRPr="00AB459D">
        <w:rPr>
          <w:rFonts w:ascii="Calibri" w:hAnsi="Calibri" w:cs="Arial"/>
          <w:bCs/>
          <w:sz w:val="20"/>
          <w:szCs w:val="20"/>
        </w:rPr>
        <w:t>£3000</w:t>
      </w:r>
      <w:r w:rsidRPr="00AB459D">
        <w:rPr>
          <w:rFonts w:ascii="Calibri" w:hAnsi="Calibri" w:cs="Arial"/>
          <w:bCs/>
          <w:sz w:val="20"/>
          <w:szCs w:val="20"/>
        </w:rPr>
        <w:t xml:space="preserve"> (computer</w:t>
      </w:r>
      <w:r w:rsidR="00626B11" w:rsidRPr="00AB459D">
        <w:rPr>
          <w:rFonts w:ascii="Calibri" w:hAnsi="Calibri" w:cs="Arial"/>
          <w:bCs/>
          <w:sz w:val="20"/>
          <w:szCs w:val="20"/>
        </w:rPr>
        <w:t>s</w:t>
      </w:r>
      <w:r w:rsidRPr="00AB459D">
        <w:rPr>
          <w:rFonts w:ascii="Calibri" w:hAnsi="Calibri" w:cs="Arial"/>
          <w:bCs/>
          <w:sz w:val="20"/>
          <w:szCs w:val="20"/>
        </w:rPr>
        <w:t xml:space="preserve"> are not eligible)</w:t>
      </w:r>
    </w:p>
    <w:p w14:paraId="3633F4F8" w14:textId="77777777" w:rsidR="008A72D3" w:rsidRPr="00AB459D" w:rsidRDefault="008A72D3" w:rsidP="00F84680">
      <w:pPr>
        <w:numPr>
          <w:ilvl w:val="0"/>
          <w:numId w:val="8"/>
        </w:numPr>
        <w:spacing w:after="200"/>
        <w:jc w:val="both"/>
        <w:rPr>
          <w:rFonts w:ascii="Calibri" w:hAnsi="Calibri" w:cs="Arial"/>
          <w:bCs/>
          <w:sz w:val="20"/>
          <w:szCs w:val="20"/>
        </w:rPr>
      </w:pPr>
      <w:r w:rsidRPr="00AB459D">
        <w:rPr>
          <w:rFonts w:ascii="Calibri" w:hAnsi="Calibri" w:cs="Arial"/>
          <w:bCs/>
          <w:sz w:val="20"/>
          <w:szCs w:val="20"/>
        </w:rPr>
        <w:t>Indirect costs o</w:t>
      </w:r>
      <w:r w:rsidR="00F84680" w:rsidRPr="00AB459D">
        <w:rPr>
          <w:rFonts w:ascii="Calibri" w:hAnsi="Calibri" w:cs="Arial"/>
          <w:bCs/>
          <w:sz w:val="20"/>
          <w:szCs w:val="20"/>
        </w:rPr>
        <w:t>r</w:t>
      </w:r>
      <w:r w:rsidRPr="00AB459D">
        <w:rPr>
          <w:rFonts w:ascii="Calibri" w:hAnsi="Calibri" w:cs="Arial"/>
          <w:bCs/>
          <w:sz w:val="20"/>
          <w:szCs w:val="20"/>
        </w:rPr>
        <w:t xml:space="preserve"> PI time are not eligible</w:t>
      </w:r>
    </w:p>
    <w:p w14:paraId="024995F4" w14:textId="77777777" w:rsidR="006E3C65" w:rsidRPr="00AB459D" w:rsidRDefault="006E3C65" w:rsidP="00574AF7">
      <w:pPr>
        <w:spacing w:after="200"/>
        <w:jc w:val="both"/>
        <w:rPr>
          <w:rFonts w:ascii="Calibri" w:hAnsi="Calibri" w:cs="Arial"/>
          <w:sz w:val="20"/>
          <w:szCs w:val="20"/>
        </w:rPr>
      </w:pPr>
    </w:p>
    <w:p w14:paraId="5C0A6C88" w14:textId="77777777" w:rsidR="00E940AF" w:rsidRPr="00AB459D" w:rsidRDefault="00E940AF" w:rsidP="00574AF7">
      <w:pPr>
        <w:spacing w:after="200"/>
        <w:jc w:val="both"/>
        <w:rPr>
          <w:rFonts w:ascii="Calibri" w:hAnsi="Calibri" w:cs="Arial"/>
          <w:sz w:val="20"/>
          <w:szCs w:val="20"/>
        </w:rPr>
      </w:pPr>
    </w:p>
    <w:p w14:paraId="16F294C6" w14:textId="77777777" w:rsidR="002B4FBF" w:rsidRPr="00AB459D" w:rsidRDefault="002B4FBF" w:rsidP="002B4FBF">
      <w:pPr>
        <w:rPr>
          <w:rFonts w:ascii="Calibri" w:hAnsi="Calibri" w:cs="Arial"/>
          <w:sz w:val="20"/>
          <w:szCs w:val="20"/>
        </w:rPr>
      </w:pPr>
      <w:r w:rsidRPr="00AB459D">
        <w:rPr>
          <w:rFonts w:ascii="Calibri" w:hAnsi="Calibri" w:cs="Arial"/>
          <w:sz w:val="20"/>
          <w:szCs w:val="20"/>
        </w:rPr>
        <w:br w:type="page"/>
      </w:r>
    </w:p>
    <w:p w14:paraId="7342219B" w14:textId="77777777" w:rsidR="002B4FBF" w:rsidRPr="00AB459D" w:rsidRDefault="00AA7701" w:rsidP="002B4FBF">
      <w:pPr>
        <w:rPr>
          <w:rFonts w:ascii="Calibri" w:hAnsi="Calibri" w:cs="Arial"/>
          <w:b/>
          <w:bCs/>
          <w:sz w:val="20"/>
          <w:szCs w:val="20"/>
        </w:rPr>
      </w:pPr>
      <w:r>
        <w:rPr>
          <w:rFonts w:ascii="Calibri" w:hAnsi="Calibri"/>
          <w:noProof/>
          <w:sz w:val="20"/>
          <w:szCs w:val="20"/>
          <w:lang w:eastAsia="en-GB"/>
        </w:rPr>
        <w:lastRenderedPageBreak/>
        <mc:AlternateContent>
          <mc:Choice Requires="wps">
            <w:drawing>
              <wp:anchor distT="0" distB="0" distL="114300" distR="114300" simplePos="0" relativeHeight="251657728" behindDoc="0" locked="0" layoutInCell="1" allowOverlap="1" wp14:anchorId="51ABEB23" wp14:editId="4B687887">
                <wp:simplePos x="0" y="0"/>
                <wp:positionH relativeFrom="column">
                  <wp:posOffset>1219200</wp:posOffset>
                </wp:positionH>
                <wp:positionV relativeFrom="paragraph">
                  <wp:posOffset>79375</wp:posOffset>
                </wp:positionV>
                <wp:extent cx="3771900" cy="659130"/>
                <wp:effectExtent l="0" t="3175" r="12700" b="10795"/>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1900" cy="659130"/>
                        </a:xfrm>
                        <a:prstGeom prst="rect">
                          <a:avLst/>
                        </a:prstGeom>
                        <a:solidFill>
                          <a:srgbClr val="FFFFFF"/>
                        </a:solidFill>
                        <a:ln w="9525">
                          <a:solidFill>
                            <a:srgbClr val="000000"/>
                          </a:solidFill>
                          <a:miter lim="800000"/>
                          <a:headEnd/>
                          <a:tailEnd/>
                        </a:ln>
                      </wps:spPr>
                      <wps:txbx>
                        <w:txbxContent>
                          <w:p w14:paraId="746CF607" w14:textId="77777777" w:rsidR="00BB45A1" w:rsidRPr="00AB459D" w:rsidRDefault="00BB45A1" w:rsidP="00CD2933">
                            <w:pPr>
                              <w:jc w:val="center"/>
                              <w:rPr>
                                <w:rFonts w:ascii="Calibri" w:hAnsi="Calibri" w:cs="Arial"/>
                                <w:b/>
                                <w:bCs/>
                              </w:rPr>
                            </w:pPr>
                            <w:r>
                              <w:rPr>
                                <w:rFonts w:ascii="Calibri" w:hAnsi="Calibri" w:cs="Arial"/>
                                <w:b/>
                              </w:rPr>
                              <w:t>SMMI Research Collaboration Stimulus Fund 2015</w:t>
                            </w:r>
                            <w:r w:rsidRPr="00AB459D">
                              <w:rPr>
                                <w:rFonts w:ascii="Calibri" w:hAnsi="Calibri" w:cs="Arial"/>
                                <w:b/>
                              </w:rPr>
                              <w:t xml:space="preserve"> </w:t>
                            </w:r>
                            <w:r w:rsidRPr="00AB459D">
                              <w:rPr>
                                <w:rFonts w:ascii="Calibri" w:hAnsi="Calibri" w:cs="Arial"/>
                                <w:b/>
                              </w:rPr>
                              <w:br/>
                            </w:r>
                            <w:r w:rsidRPr="00AB459D">
                              <w:rPr>
                                <w:rFonts w:ascii="Calibri" w:hAnsi="Calibri" w:cs="Arial"/>
                                <w:b/>
                                <w:bCs/>
                              </w:rPr>
                              <w:t>Project Proposal Form</w:t>
                            </w:r>
                          </w:p>
                          <w:p w14:paraId="13275ACA" w14:textId="77777777" w:rsidR="00BB45A1" w:rsidRPr="00AB459D" w:rsidRDefault="00BB45A1" w:rsidP="00CD7E63">
                            <w:pPr>
                              <w:jc w:val="center"/>
                              <w:rPr>
                                <w:rFonts w:ascii="Calibri" w:hAnsi="Calibri" w:cs="Arial"/>
                                <w:b/>
                                <w:bCs/>
                              </w:rPr>
                            </w:pPr>
                            <w:r w:rsidRPr="00AB459D">
                              <w:rPr>
                                <w:rFonts w:ascii="Calibri" w:hAnsi="Calibri" w:cs="Arial"/>
                                <w:b/>
                                <w:bCs/>
                              </w:rPr>
                              <w:t xml:space="preserve">Due by </w:t>
                            </w:r>
                            <w:r>
                              <w:rPr>
                                <w:rFonts w:ascii="Calibri" w:hAnsi="Calibri" w:cs="Arial"/>
                                <w:b/>
                                <w:bCs/>
                              </w:rPr>
                              <w:t>1 September 2015</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51ABEB23" id="_x0000_t202" coordsize="21600,21600" o:spt="202" path="m,l,21600r21600,l21600,xe">
                <v:stroke joinstyle="miter"/>
                <v:path gradientshapeok="t" o:connecttype="rect"/>
              </v:shapetype>
              <v:shape id="Text Box 2" o:spid="_x0000_s1026" type="#_x0000_t202" style="position:absolute;margin-left:96pt;margin-top:6.25pt;width:297pt;height:51.9pt;z-index:2516577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">
                <v:textbox style="mso-fit-shape-to-text:t">
                  <w:txbxContent>
                    <w:p w14:paraId="746CF607" w14:textId="77777777" w:rsidR="00BB45A1" w:rsidRPr="00AB459D" w:rsidRDefault="00BB45A1" w:rsidP="00CD2933">
                      <w:pPr>
                        <w:jc w:val="center"/>
                        <w:rPr>
                          <w:rFonts w:ascii="Calibri" w:hAnsi="Calibri" w:cs="Arial"/>
                          <w:b/>
                          <w:bCs/>
                        </w:rPr>
                      </w:pPr>
                      <w:r>
                        <w:rPr>
                          <w:rFonts w:ascii="Calibri" w:hAnsi="Calibri" w:cs="Arial"/>
                          <w:b/>
                        </w:rPr>
                        <w:t>SMMI Research Collaboration Stimulus Fund 2015</w:t>
                      </w:r>
                      <w:r w:rsidRPr="00AB459D">
                        <w:rPr>
                          <w:rFonts w:ascii="Calibri" w:hAnsi="Calibri" w:cs="Arial"/>
                          <w:b/>
                        </w:rPr>
                        <w:t xml:space="preserve"> </w:t>
                      </w:r>
                      <w:r w:rsidRPr="00AB459D">
                        <w:rPr>
                          <w:rFonts w:ascii="Calibri" w:hAnsi="Calibri" w:cs="Arial"/>
                          <w:b/>
                        </w:rPr>
                        <w:br/>
                      </w:r>
                      <w:r w:rsidRPr="00AB459D">
                        <w:rPr>
                          <w:rFonts w:ascii="Calibri" w:hAnsi="Calibri" w:cs="Arial"/>
                          <w:b/>
                          <w:bCs/>
                        </w:rPr>
                        <w:t>Project Proposal Form</w:t>
                      </w:r>
                    </w:p>
                    <w:p w14:paraId="13275ACA" w14:textId="77777777" w:rsidR="00BB45A1" w:rsidRPr="00AB459D" w:rsidRDefault="00BB45A1" w:rsidP="00CD7E63">
                      <w:pPr>
                        <w:jc w:val="center"/>
                        <w:rPr>
                          <w:rFonts w:ascii="Calibri" w:hAnsi="Calibri" w:cs="Arial"/>
                          <w:b/>
                          <w:bCs/>
                        </w:rPr>
                      </w:pPr>
                      <w:r w:rsidRPr="00AB459D">
                        <w:rPr>
                          <w:rFonts w:ascii="Calibri" w:hAnsi="Calibri" w:cs="Arial"/>
                          <w:b/>
                          <w:bCs/>
                        </w:rPr>
                        <w:t xml:space="preserve">Due by </w:t>
                      </w:r>
                      <w:r>
                        <w:rPr>
                          <w:rFonts w:ascii="Calibri" w:hAnsi="Calibri" w:cs="Arial"/>
                          <w:b/>
                          <w:bCs/>
                        </w:rPr>
                        <w:t>1 September 2015</w:t>
                      </w:r>
                    </w:p>
                  </w:txbxContent>
                </v:textbox>
              </v:shape>
            </w:pict>
          </mc:Fallback>
        </mc:AlternateContent>
      </w:r>
    </w:p>
    <w:p w14:paraId="4B10218E" w14:textId="77777777" w:rsidR="009D7E3B" w:rsidRPr="00AB459D" w:rsidRDefault="009D7E3B" w:rsidP="000B6D22">
      <w:pPr>
        <w:rPr>
          <w:rFonts w:ascii="Calibri" w:hAnsi="Calibri" w:cs="Arial"/>
          <w:b/>
          <w:bCs/>
          <w:sz w:val="20"/>
          <w:szCs w:val="20"/>
        </w:rPr>
      </w:pPr>
    </w:p>
    <w:p w14:paraId="44E4344E" w14:textId="77777777" w:rsidR="009D7E3B" w:rsidRPr="00AB459D" w:rsidRDefault="009D7E3B" w:rsidP="000B6D22">
      <w:pPr>
        <w:rPr>
          <w:rFonts w:ascii="Calibri" w:hAnsi="Calibri" w:cs="Arial"/>
          <w:b/>
          <w:bCs/>
          <w:sz w:val="20"/>
          <w:szCs w:val="20"/>
        </w:rPr>
      </w:pPr>
    </w:p>
    <w:p w14:paraId="01B76783" w14:textId="77777777" w:rsidR="009D7E3B" w:rsidRPr="00AB459D" w:rsidRDefault="009D7E3B" w:rsidP="000B6D22">
      <w:pPr>
        <w:rPr>
          <w:rFonts w:ascii="Calibri" w:hAnsi="Calibri" w:cs="Arial"/>
          <w:b/>
          <w:bCs/>
          <w:sz w:val="20"/>
          <w:szCs w:val="20"/>
        </w:rPr>
      </w:pPr>
    </w:p>
    <w:p w14:paraId="740AB187" w14:textId="77777777" w:rsidR="009D7E3B" w:rsidRPr="00AB459D" w:rsidRDefault="009D7E3B" w:rsidP="000B6D22">
      <w:pPr>
        <w:rPr>
          <w:rFonts w:ascii="Calibri" w:hAnsi="Calibri" w:cs="Arial"/>
          <w:b/>
          <w:bCs/>
          <w:sz w:val="20"/>
          <w:szCs w:val="20"/>
        </w:rPr>
      </w:pPr>
    </w:p>
    <w:p w14:paraId="594976F0" w14:textId="77777777" w:rsidR="002C1508" w:rsidRPr="00AB459D" w:rsidRDefault="002C1508" w:rsidP="000B6D22">
      <w:pPr>
        <w:rPr>
          <w:rFonts w:ascii="Calibri" w:hAnsi="Calibri" w:cs="Arial"/>
          <w:b/>
          <w:bCs/>
          <w:sz w:val="20"/>
          <w:szCs w:val="20"/>
        </w:rPr>
      </w:pPr>
    </w:p>
    <w:p w14:paraId="7264BF82" w14:textId="77777777" w:rsidR="000B6D22" w:rsidRPr="00AB459D" w:rsidRDefault="000B6D22" w:rsidP="000B6D22">
      <w:pPr>
        <w:rPr>
          <w:rFonts w:ascii="Calibri" w:hAnsi="Calibri" w:cs="Arial"/>
          <w:b/>
          <w:bCs/>
          <w:sz w:val="20"/>
          <w:szCs w:val="20"/>
        </w:rPr>
      </w:pPr>
      <w:r w:rsidRPr="00AB459D">
        <w:rPr>
          <w:rFonts w:ascii="Calibri" w:hAnsi="Calibri" w:cs="Arial"/>
          <w:b/>
          <w:bCs/>
          <w:sz w:val="20"/>
          <w:szCs w:val="20"/>
        </w:rPr>
        <w:t>PI Details:</w:t>
      </w:r>
    </w:p>
    <w:p w14:paraId="1E13D4C4" w14:textId="77777777" w:rsidR="002B4FBF" w:rsidRPr="00AB459D" w:rsidRDefault="002B4FBF" w:rsidP="002B4FBF">
      <w:pPr>
        <w:rPr>
          <w:rFonts w:ascii="Calibri" w:hAnsi="Calibri" w:cs="Arial"/>
          <w:sz w:val="20"/>
          <w:szCs w:val="20"/>
        </w:rPr>
      </w:pPr>
    </w:p>
    <w:tbl>
      <w:tblPr>
        <w:tblW w:w="918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36"/>
        <w:gridCol w:w="5844"/>
      </w:tblGrid>
      <w:tr w:rsidR="002B4FBF" w:rsidRPr="00AB459D" w14:paraId="2218ED86" w14:textId="77777777" w:rsidTr="002B4FBF">
        <w:trPr>
          <w:trHeight w:val="360"/>
        </w:trPr>
        <w:tc>
          <w:tcPr>
            <w:tcW w:w="3336" w:type="dxa"/>
            <w:vAlign w:val="center"/>
          </w:tcPr>
          <w:p w14:paraId="79D62476" w14:textId="77777777" w:rsidR="002B4FBF" w:rsidRPr="00AB459D" w:rsidRDefault="002B4FBF" w:rsidP="00965465">
            <w:pPr>
              <w:rPr>
                <w:rFonts w:ascii="Calibri" w:hAnsi="Calibri" w:cs="Arial"/>
                <w:sz w:val="20"/>
                <w:szCs w:val="20"/>
              </w:rPr>
            </w:pPr>
            <w:r w:rsidRPr="00AB459D">
              <w:rPr>
                <w:rFonts w:ascii="Calibri" w:hAnsi="Calibri" w:cs="Arial"/>
                <w:sz w:val="20"/>
                <w:szCs w:val="20"/>
              </w:rPr>
              <w:t>Principal Investigator</w:t>
            </w:r>
            <w:r w:rsidR="00B154C6" w:rsidRPr="00AB459D">
              <w:rPr>
                <w:rFonts w:ascii="Calibri" w:hAnsi="Calibri" w:cs="Arial"/>
                <w:sz w:val="20"/>
                <w:szCs w:val="20"/>
              </w:rPr>
              <w:t>**</w:t>
            </w:r>
            <w:r w:rsidRPr="00AB459D">
              <w:rPr>
                <w:rFonts w:ascii="Calibri" w:hAnsi="Calibri" w:cs="Arial"/>
                <w:sz w:val="20"/>
                <w:szCs w:val="20"/>
              </w:rPr>
              <w:t>:</w:t>
            </w:r>
          </w:p>
        </w:tc>
        <w:tc>
          <w:tcPr>
            <w:tcW w:w="5844" w:type="dxa"/>
            <w:tcBorders>
              <w:bottom w:val="single" w:sz="4" w:space="0" w:color="auto"/>
            </w:tcBorders>
            <w:shd w:val="clear" w:color="auto" w:fill="auto"/>
          </w:tcPr>
          <w:p w14:paraId="2741CB17" w14:textId="77777777" w:rsidR="002B4FBF" w:rsidRPr="00AB459D" w:rsidRDefault="006E48AD" w:rsidP="006E48AD">
            <w:pPr>
              <w:rPr>
                <w:rFonts w:ascii="Calibri" w:hAnsi="Calibri" w:cs="Arial"/>
                <w:sz w:val="20"/>
                <w:szCs w:val="20"/>
              </w:rPr>
            </w:pPr>
            <w:r>
              <w:rPr>
                <w:rFonts w:ascii="Calibri" w:hAnsi="Calibri" w:cs="Arial"/>
                <w:sz w:val="20"/>
                <w:szCs w:val="20"/>
              </w:rPr>
              <w:t>András Sóbester</w:t>
            </w:r>
          </w:p>
        </w:tc>
      </w:tr>
      <w:tr w:rsidR="002B4FBF" w:rsidRPr="00AB459D" w14:paraId="09937349" w14:textId="77777777" w:rsidTr="002B4FBF">
        <w:trPr>
          <w:trHeight w:val="360"/>
        </w:trPr>
        <w:tc>
          <w:tcPr>
            <w:tcW w:w="3336" w:type="dxa"/>
            <w:vAlign w:val="center"/>
          </w:tcPr>
          <w:p w14:paraId="315D020D" w14:textId="77777777" w:rsidR="002B4FBF" w:rsidRPr="00AB459D" w:rsidRDefault="00FC26AB" w:rsidP="00FC26AB">
            <w:pPr>
              <w:rPr>
                <w:rFonts w:ascii="Calibri" w:hAnsi="Calibri" w:cs="Arial"/>
                <w:sz w:val="20"/>
                <w:szCs w:val="20"/>
              </w:rPr>
            </w:pPr>
            <w:r w:rsidRPr="00AB459D">
              <w:rPr>
                <w:rFonts w:ascii="Calibri" w:hAnsi="Calibri" w:cs="Arial"/>
                <w:sz w:val="20"/>
                <w:szCs w:val="20"/>
              </w:rPr>
              <w:t>Academic Unit &amp; Faculty:</w:t>
            </w:r>
          </w:p>
        </w:tc>
        <w:tc>
          <w:tcPr>
            <w:tcW w:w="5844" w:type="dxa"/>
            <w:shd w:val="clear" w:color="auto" w:fill="FFFFFF"/>
          </w:tcPr>
          <w:p w14:paraId="5824746E" w14:textId="77777777" w:rsidR="002B4FBF" w:rsidRPr="00AB459D" w:rsidRDefault="006E48AD" w:rsidP="00FC26AB">
            <w:pPr>
              <w:rPr>
                <w:rFonts w:ascii="Calibri" w:hAnsi="Calibri" w:cs="Arial"/>
                <w:sz w:val="20"/>
                <w:szCs w:val="20"/>
              </w:rPr>
            </w:pPr>
            <w:r>
              <w:rPr>
                <w:rFonts w:ascii="Calibri" w:hAnsi="Calibri" w:cs="Arial"/>
                <w:sz w:val="20"/>
                <w:szCs w:val="20"/>
              </w:rPr>
              <w:t>AACE/FEE</w:t>
            </w:r>
          </w:p>
        </w:tc>
      </w:tr>
      <w:tr w:rsidR="00FC26AB" w:rsidRPr="00AB459D" w14:paraId="1E3E831E" w14:textId="77777777" w:rsidTr="002B4FBF">
        <w:trPr>
          <w:trHeight w:val="360"/>
        </w:trPr>
        <w:tc>
          <w:tcPr>
            <w:tcW w:w="3336" w:type="dxa"/>
            <w:vAlign w:val="center"/>
          </w:tcPr>
          <w:p w14:paraId="78BA6A65" w14:textId="77777777" w:rsidR="00FC26AB" w:rsidRPr="00AB459D" w:rsidRDefault="00FC26AB" w:rsidP="00FC26AB">
            <w:pPr>
              <w:rPr>
                <w:rFonts w:ascii="Calibri" w:hAnsi="Calibri" w:cs="Arial"/>
                <w:sz w:val="20"/>
                <w:szCs w:val="20"/>
              </w:rPr>
            </w:pPr>
            <w:r w:rsidRPr="00AB459D">
              <w:rPr>
                <w:rFonts w:ascii="Calibri" w:hAnsi="Calibri" w:cs="Arial"/>
                <w:sz w:val="20"/>
                <w:szCs w:val="20"/>
              </w:rPr>
              <w:t xml:space="preserve">Email: </w:t>
            </w:r>
          </w:p>
        </w:tc>
        <w:tc>
          <w:tcPr>
            <w:tcW w:w="5844" w:type="dxa"/>
            <w:shd w:val="clear" w:color="auto" w:fill="auto"/>
          </w:tcPr>
          <w:p w14:paraId="22908B58" w14:textId="77777777" w:rsidR="00FC26AB" w:rsidRPr="00AB459D" w:rsidRDefault="006E48AD" w:rsidP="00FC26AB">
            <w:pPr>
              <w:rPr>
                <w:rFonts w:ascii="Calibri" w:hAnsi="Calibri" w:cs="Arial"/>
                <w:sz w:val="20"/>
                <w:szCs w:val="20"/>
              </w:rPr>
            </w:pPr>
            <w:r>
              <w:rPr>
                <w:rFonts w:ascii="Calibri" w:hAnsi="Calibri" w:cs="Arial"/>
                <w:sz w:val="20"/>
                <w:szCs w:val="20"/>
              </w:rPr>
              <w:t>a.sobester@soton.ac.uk</w:t>
            </w:r>
          </w:p>
        </w:tc>
      </w:tr>
      <w:tr w:rsidR="002B4FBF" w:rsidRPr="00AB459D" w14:paraId="443CD03C" w14:textId="77777777" w:rsidTr="002B4FBF">
        <w:trPr>
          <w:trHeight w:val="360"/>
        </w:trPr>
        <w:tc>
          <w:tcPr>
            <w:tcW w:w="3336" w:type="dxa"/>
            <w:vAlign w:val="center"/>
          </w:tcPr>
          <w:p w14:paraId="5F38C8B3" w14:textId="77777777" w:rsidR="002B4FBF" w:rsidRPr="00AB459D" w:rsidRDefault="00FC26AB" w:rsidP="00FC26AB">
            <w:pPr>
              <w:rPr>
                <w:rFonts w:ascii="Calibri" w:hAnsi="Calibri" w:cs="Arial"/>
                <w:sz w:val="20"/>
                <w:szCs w:val="20"/>
              </w:rPr>
            </w:pPr>
            <w:r w:rsidRPr="00AB459D">
              <w:rPr>
                <w:rFonts w:ascii="Calibri" w:hAnsi="Calibri" w:cs="Arial"/>
                <w:sz w:val="20"/>
                <w:szCs w:val="20"/>
              </w:rPr>
              <w:t>Additional Colleague(s)</w:t>
            </w:r>
            <w:r w:rsidR="00B154C6" w:rsidRPr="00AB459D">
              <w:rPr>
                <w:rFonts w:ascii="Calibri" w:hAnsi="Calibri" w:cs="Arial"/>
                <w:sz w:val="20"/>
                <w:szCs w:val="20"/>
              </w:rPr>
              <w:t>**</w:t>
            </w:r>
            <w:r w:rsidRPr="00AB459D">
              <w:rPr>
                <w:rFonts w:ascii="Calibri" w:hAnsi="Calibri" w:cs="Arial"/>
                <w:sz w:val="20"/>
                <w:szCs w:val="20"/>
              </w:rPr>
              <w:t>:</w:t>
            </w:r>
          </w:p>
        </w:tc>
        <w:tc>
          <w:tcPr>
            <w:tcW w:w="5844" w:type="dxa"/>
            <w:shd w:val="clear" w:color="auto" w:fill="auto"/>
          </w:tcPr>
          <w:p w14:paraId="20785AB7" w14:textId="6DF407DE" w:rsidR="002B4FBF" w:rsidRPr="00AB459D" w:rsidRDefault="006E48AD" w:rsidP="00FC26AB">
            <w:pPr>
              <w:rPr>
                <w:rFonts w:ascii="Calibri" w:hAnsi="Calibri" w:cs="Arial"/>
                <w:sz w:val="20"/>
                <w:szCs w:val="20"/>
              </w:rPr>
            </w:pPr>
            <w:r>
              <w:rPr>
                <w:rFonts w:ascii="Calibri" w:hAnsi="Calibri" w:cs="Arial"/>
                <w:sz w:val="20"/>
                <w:szCs w:val="20"/>
              </w:rPr>
              <w:t>Alexander Phillips, Eleanor Frajka-Williams</w:t>
            </w:r>
            <w:r w:rsidR="00BB45A1">
              <w:rPr>
                <w:rFonts w:ascii="Calibri" w:hAnsi="Calibri" w:cs="Arial"/>
                <w:sz w:val="20"/>
                <w:szCs w:val="20"/>
              </w:rPr>
              <w:t xml:space="preserve">, </w:t>
            </w:r>
            <w:r w:rsidR="00DD0AB0">
              <w:rPr>
                <w:rFonts w:ascii="Calibri" w:hAnsi="Calibri" w:cs="Arial"/>
                <w:sz w:val="20"/>
                <w:szCs w:val="20"/>
              </w:rPr>
              <w:br/>
            </w:r>
            <w:r w:rsidR="00BB45A1">
              <w:rPr>
                <w:rFonts w:ascii="Calibri" w:hAnsi="Calibri" w:cs="Arial"/>
                <w:sz w:val="20"/>
                <w:szCs w:val="20"/>
              </w:rPr>
              <w:t xml:space="preserve">Alberto </w:t>
            </w:r>
            <w:proofErr w:type="spellStart"/>
            <w:r w:rsidR="00BB45A1">
              <w:rPr>
                <w:rFonts w:ascii="Calibri" w:hAnsi="Calibri" w:cs="Arial"/>
                <w:sz w:val="20"/>
                <w:szCs w:val="20"/>
              </w:rPr>
              <w:t>Naveira</w:t>
            </w:r>
            <w:proofErr w:type="spellEnd"/>
            <w:r w:rsidR="00BB45A1">
              <w:rPr>
                <w:rFonts w:ascii="Calibri" w:hAnsi="Calibri" w:cs="Arial"/>
                <w:sz w:val="20"/>
                <w:szCs w:val="20"/>
              </w:rPr>
              <w:t xml:space="preserve"> </w:t>
            </w:r>
            <w:proofErr w:type="spellStart"/>
            <w:r w:rsidR="00BB45A1">
              <w:rPr>
                <w:rFonts w:ascii="Calibri" w:hAnsi="Calibri" w:cs="Arial"/>
                <w:sz w:val="20"/>
                <w:szCs w:val="20"/>
              </w:rPr>
              <w:t>Garabato</w:t>
            </w:r>
            <w:proofErr w:type="spellEnd"/>
            <w:r w:rsidR="00546D82">
              <w:rPr>
                <w:rFonts w:ascii="Calibri" w:hAnsi="Calibri" w:cs="Arial"/>
                <w:sz w:val="20"/>
                <w:szCs w:val="20"/>
              </w:rPr>
              <w:t xml:space="preserve">, </w:t>
            </w:r>
            <w:commentRangeStart w:id="0"/>
            <w:r w:rsidR="00546D82">
              <w:rPr>
                <w:rFonts w:ascii="Calibri" w:hAnsi="Calibri" w:cs="Arial"/>
                <w:sz w:val="20"/>
                <w:szCs w:val="20"/>
              </w:rPr>
              <w:t>Ja</w:t>
            </w:r>
            <w:r w:rsidR="00A37DB9">
              <w:rPr>
                <w:rFonts w:ascii="Calibri" w:hAnsi="Calibri" w:cs="Arial"/>
                <w:sz w:val="20"/>
                <w:szCs w:val="20"/>
              </w:rPr>
              <w:t>m</w:t>
            </w:r>
            <w:r w:rsidR="00546D82">
              <w:rPr>
                <w:rFonts w:ascii="Calibri" w:hAnsi="Calibri" w:cs="Arial"/>
                <w:sz w:val="20"/>
                <w:szCs w:val="20"/>
              </w:rPr>
              <w:t>es</w:t>
            </w:r>
            <w:r w:rsidR="00A37DB9">
              <w:rPr>
                <w:rFonts w:ascii="Calibri" w:hAnsi="Calibri" w:cs="Arial"/>
                <w:sz w:val="20"/>
                <w:szCs w:val="20"/>
              </w:rPr>
              <w:t xml:space="preserve"> </w:t>
            </w:r>
            <w:proofErr w:type="spellStart"/>
            <w:r w:rsidR="00A37DB9">
              <w:rPr>
                <w:rFonts w:ascii="Calibri" w:hAnsi="Calibri" w:cs="Arial"/>
                <w:sz w:val="20"/>
                <w:szCs w:val="20"/>
              </w:rPr>
              <w:t>Scanlan</w:t>
            </w:r>
            <w:commentRangeEnd w:id="0"/>
            <w:proofErr w:type="spellEnd"/>
            <w:r w:rsidR="007F1C2E">
              <w:rPr>
                <w:rStyle w:val="CommentReference"/>
              </w:rPr>
              <w:commentReference w:id="0"/>
            </w:r>
            <w:ins w:id="1" w:author="Mark Pickering" w:date="2015-09-01T15:32:00Z">
              <w:r w:rsidR="007F1C2E">
                <w:rPr>
                  <w:rFonts w:ascii="Calibri" w:hAnsi="Calibri" w:cs="Arial"/>
                  <w:sz w:val="20"/>
                  <w:szCs w:val="20"/>
                </w:rPr>
                <w:t>, Mark Pickering</w:t>
              </w:r>
            </w:ins>
          </w:p>
        </w:tc>
      </w:tr>
      <w:tr w:rsidR="00FC26AB" w:rsidRPr="00AB459D" w14:paraId="6C7888DE" w14:textId="77777777" w:rsidTr="002B4FBF">
        <w:trPr>
          <w:trHeight w:val="360"/>
        </w:trPr>
        <w:tc>
          <w:tcPr>
            <w:tcW w:w="3336" w:type="dxa"/>
            <w:vAlign w:val="center"/>
          </w:tcPr>
          <w:p w14:paraId="6C0D58A6" w14:textId="77777777" w:rsidR="00FC26AB" w:rsidRPr="00AB459D" w:rsidRDefault="00FC26AB" w:rsidP="00FC26AB">
            <w:pPr>
              <w:rPr>
                <w:rFonts w:ascii="Calibri" w:hAnsi="Calibri" w:cs="Arial"/>
                <w:sz w:val="20"/>
                <w:szCs w:val="20"/>
              </w:rPr>
            </w:pPr>
            <w:r w:rsidRPr="00AB459D">
              <w:rPr>
                <w:rFonts w:ascii="Calibri" w:hAnsi="Calibri" w:cs="Arial"/>
                <w:sz w:val="20"/>
                <w:szCs w:val="20"/>
              </w:rPr>
              <w:t>Academic Unit &amp; Faculty:</w:t>
            </w:r>
          </w:p>
        </w:tc>
        <w:tc>
          <w:tcPr>
            <w:tcW w:w="5844" w:type="dxa"/>
            <w:shd w:val="clear" w:color="auto" w:fill="auto"/>
          </w:tcPr>
          <w:p w14:paraId="570EC3C0" w14:textId="45DEBB3F" w:rsidR="00FC26AB" w:rsidRPr="00AB459D" w:rsidRDefault="00CE046B" w:rsidP="00FC26AB">
            <w:pPr>
              <w:rPr>
                <w:rFonts w:ascii="Calibri" w:hAnsi="Calibri" w:cs="Arial"/>
                <w:sz w:val="20"/>
                <w:szCs w:val="20"/>
              </w:rPr>
            </w:pPr>
            <w:r>
              <w:rPr>
                <w:rFonts w:ascii="Calibri" w:hAnsi="Calibri" w:cs="Arial"/>
                <w:sz w:val="20"/>
                <w:szCs w:val="20"/>
              </w:rPr>
              <w:t>MARS(</w:t>
            </w:r>
            <w:r w:rsidR="006E48AD">
              <w:rPr>
                <w:rFonts w:ascii="Calibri" w:hAnsi="Calibri" w:cs="Arial"/>
                <w:sz w:val="20"/>
                <w:szCs w:val="20"/>
              </w:rPr>
              <w:t>NOC</w:t>
            </w:r>
            <w:r>
              <w:rPr>
                <w:rFonts w:ascii="Calibri" w:hAnsi="Calibri" w:cs="Arial"/>
                <w:sz w:val="20"/>
                <w:szCs w:val="20"/>
              </w:rPr>
              <w:t>)</w:t>
            </w:r>
            <w:r w:rsidR="006E48AD">
              <w:rPr>
                <w:rFonts w:ascii="Calibri" w:hAnsi="Calibri" w:cs="Arial"/>
                <w:sz w:val="20"/>
                <w:szCs w:val="20"/>
              </w:rPr>
              <w:t>&amp;</w:t>
            </w:r>
            <w:r>
              <w:rPr>
                <w:rFonts w:ascii="Calibri" w:hAnsi="Calibri" w:cs="Arial"/>
                <w:sz w:val="20"/>
                <w:szCs w:val="20"/>
              </w:rPr>
              <w:t>FSI(</w:t>
            </w:r>
            <w:r w:rsidR="006E48AD">
              <w:rPr>
                <w:rFonts w:ascii="Calibri" w:hAnsi="Calibri" w:cs="Arial"/>
                <w:sz w:val="20"/>
                <w:szCs w:val="20"/>
              </w:rPr>
              <w:t>FEE</w:t>
            </w:r>
            <w:r>
              <w:rPr>
                <w:rFonts w:ascii="Calibri" w:hAnsi="Calibri" w:cs="Arial"/>
                <w:sz w:val="20"/>
                <w:szCs w:val="20"/>
              </w:rPr>
              <w:t>)</w:t>
            </w:r>
            <w:r w:rsidR="006E48AD">
              <w:rPr>
                <w:rFonts w:ascii="Calibri" w:hAnsi="Calibri" w:cs="Arial"/>
                <w:sz w:val="20"/>
                <w:szCs w:val="20"/>
              </w:rPr>
              <w:t>, OES</w:t>
            </w:r>
            <w:r w:rsidR="00BB45A1">
              <w:rPr>
                <w:rFonts w:ascii="Calibri" w:hAnsi="Calibri" w:cs="Arial"/>
                <w:sz w:val="20"/>
                <w:szCs w:val="20"/>
              </w:rPr>
              <w:t>, OES</w:t>
            </w:r>
            <w:ins w:id="2" w:author="Mark Pickering" w:date="2015-09-01T15:34:00Z">
              <w:r w:rsidR="007F1C2E">
                <w:rPr>
                  <w:rFonts w:ascii="Calibri" w:hAnsi="Calibri" w:cs="Arial"/>
                  <w:sz w:val="20"/>
                  <w:szCs w:val="20"/>
                </w:rPr>
                <w:t>, Planet Ocean Ltd</w:t>
              </w:r>
            </w:ins>
          </w:p>
        </w:tc>
      </w:tr>
      <w:tr w:rsidR="00FC26AB" w:rsidRPr="00AB459D" w14:paraId="0864B5C5" w14:textId="77777777" w:rsidTr="002B4FBF">
        <w:trPr>
          <w:trHeight w:val="360"/>
        </w:trPr>
        <w:tc>
          <w:tcPr>
            <w:tcW w:w="3336" w:type="dxa"/>
            <w:vAlign w:val="center"/>
          </w:tcPr>
          <w:p w14:paraId="6727B0F8" w14:textId="77777777" w:rsidR="00FC26AB" w:rsidRPr="00AB459D" w:rsidRDefault="00FC26AB" w:rsidP="00FC26AB">
            <w:pPr>
              <w:rPr>
                <w:rFonts w:ascii="Calibri" w:hAnsi="Calibri" w:cs="Arial"/>
                <w:sz w:val="20"/>
                <w:szCs w:val="20"/>
              </w:rPr>
            </w:pPr>
            <w:r w:rsidRPr="00AB459D">
              <w:rPr>
                <w:rFonts w:ascii="Calibri" w:hAnsi="Calibri" w:cs="Arial"/>
                <w:sz w:val="20"/>
                <w:szCs w:val="20"/>
              </w:rPr>
              <w:t>Email:</w:t>
            </w:r>
          </w:p>
        </w:tc>
        <w:tc>
          <w:tcPr>
            <w:tcW w:w="5844" w:type="dxa"/>
            <w:shd w:val="clear" w:color="auto" w:fill="auto"/>
          </w:tcPr>
          <w:p w14:paraId="78BD11E7" w14:textId="4CD35925" w:rsidR="00FC26AB" w:rsidRPr="00AB459D" w:rsidRDefault="00781C38" w:rsidP="00FC26AB">
            <w:pPr>
              <w:rPr>
                <w:rFonts w:ascii="Calibri" w:hAnsi="Calibri" w:cs="Arial"/>
                <w:sz w:val="20"/>
                <w:szCs w:val="20"/>
              </w:rPr>
            </w:pPr>
            <w:hyperlink r:id="rId10" w:history="1">
              <w:r w:rsidR="006E48AD" w:rsidRPr="00C6376C">
                <w:rPr>
                  <w:rStyle w:val="Hyperlink"/>
                  <w:rFonts w:ascii="Calibri" w:hAnsi="Calibri" w:cs="Arial"/>
                  <w:sz w:val="20"/>
                  <w:szCs w:val="20"/>
                </w:rPr>
                <w:t>abp@noc.ac.uk</w:t>
              </w:r>
            </w:hyperlink>
            <w:r w:rsidR="006E48AD">
              <w:rPr>
                <w:rFonts w:ascii="Calibri" w:hAnsi="Calibri" w:cs="Arial"/>
                <w:sz w:val="20"/>
                <w:szCs w:val="20"/>
              </w:rPr>
              <w:t xml:space="preserve">, </w:t>
            </w:r>
            <w:r w:rsidR="00BB45A1">
              <w:rPr>
                <w:rFonts w:ascii="Calibri" w:hAnsi="Calibri" w:cs="Arial"/>
                <w:sz w:val="20"/>
                <w:szCs w:val="20"/>
              </w:rPr>
              <w:fldChar w:fldCharType="begin"/>
            </w:r>
            <w:r w:rsidR="00BB45A1">
              <w:rPr>
                <w:rFonts w:ascii="Calibri" w:hAnsi="Calibri" w:cs="Arial"/>
                <w:sz w:val="20"/>
                <w:szCs w:val="20"/>
              </w:rPr>
              <w:instrText xml:space="preserve"> HYPERLINK "mailto:</w:instrText>
            </w:r>
            <w:r w:rsidR="00BB45A1" w:rsidRPr="00C3457F">
              <w:rPr>
                <w:rFonts w:ascii="Calibri" w:hAnsi="Calibri" w:cs="Arial"/>
                <w:sz w:val="20"/>
                <w:szCs w:val="20"/>
              </w:rPr>
              <w:instrText>e.frajka-williams@soton.ac.uk</w:instrText>
            </w:r>
            <w:r w:rsidR="00BB45A1">
              <w:rPr>
                <w:rFonts w:ascii="Calibri" w:hAnsi="Calibri" w:cs="Arial"/>
                <w:sz w:val="20"/>
                <w:szCs w:val="20"/>
              </w:rPr>
              <w:instrText xml:space="preserve">" </w:instrText>
            </w:r>
            <w:r w:rsidR="00BB45A1">
              <w:rPr>
                <w:rFonts w:ascii="Calibri" w:hAnsi="Calibri" w:cs="Arial"/>
                <w:sz w:val="20"/>
                <w:szCs w:val="20"/>
              </w:rPr>
              <w:fldChar w:fldCharType="separate"/>
            </w:r>
            <w:ins w:id="3" w:author="Andras Sobester" w:date="2015-08-24T16:14:00Z">
              <w:r w:rsidR="00BB45A1" w:rsidRPr="00266724">
                <w:rPr>
                  <w:rStyle w:val="Hyperlink"/>
                  <w:rFonts w:ascii="Calibri" w:hAnsi="Calibri" w:cs="Arial"/>
                  <w:sz w:val="20"/>
                  <w:szCs w:val="20"/>
                </w:rPr>
                <w:t>e.frajka-williams@soton.ac.uk</w:t>
              </w:r>
            </w:ins>
            <w:r w:rsidR="00BB45A1">
              <w:rPr>
                <w:rFonts w:ascii="Calibri" w:hAnsi="Calibri" w:cs="Arial"/>
                <w:sz w:val="20"/>
                <w:szCs w:val="20"/>
              </w:rPr>
              <w:fldChar w:fldCharType="end"/>
            </w:r>
            <w:r w:rsidR="00BB45A1">
              <w:rPr>
                <w:rFonts w:ascii="Calibri" w:hAnsi="Calibri" w:cs="Arial"/>
                <w:sz w:val="20"/>
                <w:szCs w:val="20"/>
              </w:rPr>
              <w:t xml:space="preserve">, </w:t>
            </w:r>
            <w:hyperlink r:id="rId11" w:history="1">
              <w:r w:rsidR="00BB45A1" w:rsidRPr="00266724">
                <w:rPr>
                  <w:rStyle w:val="Hyperlink"/>
                  <w:rFonts w:ascii="Calibri" w:hAnsi="Calibri" w:cs="Arial"/>
                  <w:sz w:val="20"/>
                  <w:szCs w:val="20"/>
                </w:rPr>
                <w:t>acng@noc.soton.ac.uk</w:t>
              </w:r>
            </w:hyperlink>
            <w:ins w:id="4" w:author="Mark Pickering" w:date="2015-09-01T15:36:00Z">
              <w:r w:rsidR="007F1C2E">
                <w:rPr>
                  <w:rStyle w:val="Hyperlink"/>
                  <w:rFonts w:ascii="Calibri" w:hAnsi="Calibri" w:cs="Arial"/>
                  <w:sz w:val="20"/>
                  <w:szCs w:val="20"/>
                </w:rPr>
                <w:t>,</w:t>
              </w:r>
            </w:ins>
            <w:r w:rsidR="00BB45A1">
              <w:rPr>
                <w:rFonts w:ascii="Calibri" w:hAnsi="Calibri" w:cs="Arial"/>
                <w:sz w:val="20"/>
                <w:szCs w:val="20"/>
              </w:rPr>
              <w:t xml:space="preserve"> </w:t>
            </w:r>
            <w:ins w:id="5" w:author="Mark Pickering" w:date="2015-09-01T15:35:00Z">
              <w:r w:rsidR="007F1C2E">
                <w:rPr>
                  <w:rFonts w:ascii="Calibri" w:hAnsi="Calibri" w:cs="Arial"/>
                  <w:sz w:val="20"/>
                  <w:szCs w:val="20"/>
                </w:rPr>
                <w:t>mark@planet-ocean.co.uk</w:t>
              </w:r>
            </w:ins>
          </w:p>
        </w:tc>
      </w:tr>
    </w:tbl>
    <w:p w14:paraId="1A9DFAF2" w14:textId="77777777" w:rsidR="002B4FBF" w:rsidRPr="00AB459D" w:rsidRDefault="00B154C6" w:rsidP="00FE21FE">
      <w:pPr>
        <w:rPr>
          <w:rFonts w:ascii="Calibri" w:hAnsi="Calibri" w:cs="Arial"/>
          <w:sz w:val="20"/>
          <w:szCs w:val="20"/>
        </w:rPr>
      </w:pPr>
      <w:r w:rsidRPr="00AB459D">
        <w:rPr>
          <w:rFonts w:ascii="Calibri" w:hAnsi="Calibri" w:cs="Arial"/>
          <w:b/>
          <w:bCs/>
          <w:sz w:val="20"/>
          <w:szCs w:val="20"/>
        </w:rPr>
        <w:t>**</w:t>
      </w:r>
      <w:r w:rsidR="00CD2933" w:rsidRPr="00AB459D">
        <w:rPr>
          <w:rFonts w:ascii="Calibri" w:hAnsi="Calibri" w:cs="Arial"/>
          <w:b/>
          <w:bCs/>
          <w:sz w:val="20"/>
          <w:szCs w:val="20"/>
        </w:rPr>
        <w:t xml:space="preserve"> </w:t>
      </w:r>
      <w:r w:rsidR="00CD2933" w:rsidRPr="00AB459D">
        <w:rPr>
          <w:rFonts w:ascii="Calibri" w:hAnsi="Calibri" w:cs="Arial"/>
          <w:sz w:val="20"/>
          <w:szCs w:val="20"/>
        </w:rPr>
        <w:t xml:space="preserve">Please include short CV’s </w:t>
      </w:r>
      <w:r w:rsidR="001B608B" w:rsidRPr="00AB459D">
        <w:rPr>
          <w:rFonts w:ascii="Calibri" w:hAnsi="Calibri" w:cs="Arial"/>
          <w:sz w:val="20"/>
          <w:szCs w:val="20"/>
        </w:rPr>
        <w:t xml:space="preserve">(max 2 pages) </w:t>
      </w:r>
    </w:p>
    <w:p w14:paraId="39B0C81E" w14:textId="77777777" w:rsidR="005F2A36" w:rsidRPr="00AB459D" w:rsidRDefault="005F2A36" w:rsidP="002B4FBF">
      <w:pPr>
        <w:rPr>
          <w:rFonts w:ascii="Calibri" w:hAnsi="Calibri" w:cs="Arial"/>
          <w:b/>
          <w:bCs/>
          <w:sz w:val="20"/>
          <w:szCs w:val="20"/>
        </w:rPr>
      </w:pPr>
    </w:p>
    <w:p w14:paraId="4DF9F533" w14:textId="77777777" w:rsidR="002B4FBF" w:rsidRPr="00AB459D" w:rsidRDefault="00FC26AB" w:rsidP="002B4FBF">
      <w:pPr>
        <w:rPr>
          <w:rFonts w:ascii="Calibri" w:hAnsi="Calibri" w:cs="Arial"/>
          <w:b/>
          <w:bCs/>
          <w:sz w:val="20"/>
          <w:szCs w:val="20"/>
        </w:rPr>
      </w:pPr>
      <w:r w:rsidRPr="00AB459D">
        <w:rPr>
          <w:rFonts w:ascii="Calibri" w:hAnsi="Calibri" w:cs="Arial"/>
          <w:b/>
          <w:bCs/>
          <w:sz w:val="20"/>
          <w:szCs w:val="20"/>
        </w:rPr>
        <w:t>Project Details</w:t>
      </w:r>
      <w:r w:rsidR="000B6D22" w:rsidRPr="00AB459D">
        <w:rPr>
          <w:rFonts w:ascii="Calibri" w:hAnsi="Calibri" w:cs="Arial"/>
          <w:b/>
          <w:bCs/>
          <w:sz w:val="20"/>
          <w:szCs w:val="20"/>
        </w:rPr>
        <w:t>:</w:t>
      </w:r>
    </w:p>
    <w:p w14:paraId="09407840" w14:textId="77777777" w:rsidR="00FC26AB" w:rsidRPr="00AB459D" w:rsidRDefault="00FC26AB" w:rsidP="002B4FBF">
      <w:pPr>
        <w:rPr>
          <w:rFonts w:ascii="Calibri" w:hAnsi="Calibri" w:cs="Arial"/>
          <w:b/>
          <w:bCs/>
          <w:sz w:val="20"/>
          <w:szCs w:val="20"/>
        </w:rPr>
      </w:pPr>
    </w:p>
    <w:tbl>
      <w:tblPr>
        <w:tblW w:w="918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81"/>
        <w:gridCol w:w="7299"/>
      </w:tblGrid>
      <w:tr w:rsidR="00FC26AB" w:rsidRPr="00AB459D" w14:paraId="1119652D" w14:textId="77777777" w:rsidTr="00443920">
        <w:trPr>
          <w:trHeight w:val="360"/>
        </w:trPr>
        <w:tc>
          <w:tcPr>
            <w:tcW w:w="1881" w:type="dxa"/>
            <w:vAlign w:val="center"/>
          </w:tcPr>
          <w:p w14:paraId="0951F71C" w14:textId="77777777" w:rsidR="00FC26AB" w:rsidRPr="00AB459D" w:rsidRDefault="00443920" w:rsidP="00443920">
            <w:pPr>
              <w:rPr>
                <w:rFonts w:ascii="Calibri" w:hAnsi="Calibri" w:cs="Arial"/>
                <w:sz w:val="20"/>
                <w:szCs w:val="20"/>
              </w:rPr>
            </w:pPr>
            <w:r w:rsidRPr="00AB459D">
              <w:rPr>
                <w:rFonts w:ascii="Calibri" w:hAnsi="Calibri" w:cs="Arial"/>
                <w:sz w:val="20"/>
                <w:szCs w:val="20"/>
              </w:rPr>
              <w:t>Project Title</w:t>
            </w:r>
            <w:r w:rsidR="00FC26AB" w:rsidRPr="00AB459D">
              <w:rPr>
                <w:rFonts w:ascii="Calibri" w:hAnsi="Calibri" w:cs="Arial"/>
                <w:sz w:val="20"/>
                <w:szCs w:val="20"/>
              </w:rPr>
              <w:t xml:space="preserve">: </w:t>
            </w:r>
          </w:p>
        </w:tc>
        <w:tc>
          <w:tcPr>
            <w:tcW w:w="7299" w:type="dxa"/>
            <w:shd w:val="clear" w:color="auto" w:fill="auto"/>
          </w:tcPr>
          <w:p w14:paraId="2881A811" w14:textId="2FFA7F85" w:rsidR="00FC26AB" w:rsidRPr="00AB459D" w:rsidRDefault="00A95CB2" w:rsidP="00A95CB2">
            <w:pPr>
              <w:rPr>
                <w:rFonts w:ascii="Calibri" w:hAnsi="Calibri" w:cs="Arial"/>
                <w:sz w:val="20"/>
                <w:szCs w:val="20"/>
              </w:rPr>
            </w:pPr>
            <w:r>
              <w:rPr>
                <w:rFonts w:ascii="Calibri" w:hAnsi="Calibri" w:cs="Arial"/>
                <w:sz w:val="20"/>
                <w:szCs w:val="20"/>
              </w:rPr>
              <w:t xml:space="preserve">Oceanography </w:t>
            </w:r>
            <w:r w:rsidR="000B1062">
              <w:rPr>
                <w:rFonts w:ascii="Calibri" w:hAnsi="Calibri" w:cs="Arial"/>
                <w:sz w:val="20"/>
                <w:szCs w:val="20"/>
              </w:rPr>
              <w:t xml:space="preserve">and Polar Science </w:t>
            </w:r>
            <w:r>
              <w:rPr>
                <w:rFonts w:ascii="Calibri" w:hAnsi="Calibri" w:cs="Arial"/>
                <w:sz w:val="20"/>
                <w:szCs w:val="20"/>
              </w:rPr>
              <w:t>through Agile Robotic Systems</w:t>
            </w:r>
            <w:r w:rsidR="000B1062">
              <w:rPr>
                <w:rFonts w:ascii="Calibri" w:hAnsi="Calibri" w:cs="Arial"/>
                <w:sz w:val="20"/>
                <w:szCs w:val="20"/>
              </w:rPr>
              <w:t xml:space="preserve"> (OPSARS)</w:t>
            </w:r>
          </w:p>
        </w:tc>
      </w:tr>
      <w:tr w:rsidR="00443920" w:rsidRPr="00AB459D" w14:paraId="61BE89C0" w14:textId="77777777" w:rsidTr="00443920">
        <w:trPr>
          <w:trHeight w:val="360"/>
        </w:trPr>
        <w:tc>
          <w:tcPr>
            <w:tcW w:w="1881" w:type="dxa"/>
            <w:tcBorders>
              <w:top w:val="single" w:sz="4" w:space="0" w:color="auto"/>
              <w:left w:val="single" w:sz="4" w:space="0" w:color="auto"/>
              <w:bottom w:val="single" w:sz="4" w:space="0" w:color="auto"/>
              <w:right w:val="single" w:sz="4" w:space="0" w:color="auto"/>
            </w:tcBorders>
            <w:vAlign w:val="center"/>
          </w:tcPr>
          <w:p w14:paraId="164B3063" w14:textId="77777777" w:rsidR="00443920" w:rsidRPr="00AB459D" w:rsidRDefault="00443920" w:rsidP="00443920">
            <w:pPr>
              <w:rPr>
                <w:rFonts w:ascii="Calibri" w:hAnsi="Calibri" w:cs="Arial"/>
                <w:sz w:val="20"/>
                <w:szCs w:val="20"/>
              </w:rPr>
            </w:pPr>
            <w:r w:rsidRPr="00AB459D">
              <w:rPr>
                <w:rFonts w:ascii="Calibri" w:hAnsi="Calibri" w:cs="Arial"/>
                <w:sz w:val="20"/>
                <w:szCs w:val="20"/>
              </w:rPr>
              <w:t xml:space="preserve">Project start date: </w:t>
            </w:r>
          </w:p>
        </w:tc>
        <w:tc>
          <w:tcPr>
            <w:tcW w:w="7299" w:type="dxa"/>
            <w:tcBorders>
              <w:top w:val="single" w:sz="4" w:space="0" w:color="auto"/>
              <w:left w:val="single" w:sz="4" w:space="0" w:color="auto"/>
              <w:bottom w:val="single" w:sz="4" w:space="0" w:color="auto"/>
              <w:right w:val="single" w:sz="4" w:space="0" w:color="auto"/>
            </w:tcBorders>
            <w:shd w:val="clear" w:color="auto" w:fill="auto"/>
          </w:tcPr>
          <w:p w14:paraId="5D8C12EA" w14:textId="697601D1" w:rsidR="00443920" w:rsidRPr="00AB459D" w:rsidRDefault="004C156C" w:rsidP="00443920">
            <w:pPr>
              <w:rPr>
                <w:rFonts w:ascii="Calibri" w:hAnsi="Calibri" w:cs="Arial"/>
                <w:sz w:val="20"/>
                <w:szCs w:val="20"/>
              </w:rPr>
            </w:pPr>
            <w:r>
              <w:rPr>
                <w:rFonts w:ascii="Calibri" w:hAnsi="Calibri" w:cs="Arial"/>
                <w:sz w:val="20"/>
                <w:szCs w:val="20"/>
              </w:rPr>
              <w:t>1 October 2015 (or as soon after as possible)</w:t>
            </w:r>
          </w:p>
        </w:tc>
      </w:tr>
      <w:tr w:rsidR="00443920" w:rsidRPr="00AB459D" w14:paraId="1D35746A" w14:textId="77777777" w:rsidTr="00443920">
        <w:trPr>
          <w:trHeight w:val="360"/>
        </w:trPr>
        <w:tc>
          <w:tcPr>
            <w:tcW w:w="1881" w:type="dxa"/>
            <w:tcBorders>
              <w:top w:val="single" w:sz="4" w:space="0" w:color="auto"/>
              <w:left w:val="single" w:sz="4" w:space="0" w:color="auto"/>
              <w:bottom w:val="single" w:sz="4" w:space="0" w:color="auto"/>
              <w:right w:val="single" w:sz="4" w:space="0" w:color="auto"/>
            </w:tcBorders>
            <w:vAlign w:val="center"/>
          </w:tcPr>
          <w:p w14:paraId="65B7766C" w14:textId="77777777" w:rsidR="00443920" w:rsidRPr="00AB459D" w:rsidRDefault="00443920" w:rsidP="00443920">
            <w:pPr>
              <w:rPr>
                <w:rFonts w:ascii="Calibri" w:hAnsi="Calibri" w:cs="Arial"/>
                <w:sz w:val="20"/>
                <w:szCs w:val="20"/>
              </w:rPr>
            </w:pPr>
            <w:r w:rsidRPr="00AB459D">
              <w:rPr>
                <w:rFonts w:ascii="Calibri" w:hAnsi="Calibri" w:cs="Arial"/>
                <w:sz w:val="20"/>
                <w:szCs w:val="20"/>
              </w:rPr>
              <w:t>Project end date:</w:t>
            </w:r>
          </w:p>
        </w:tc>
        <w:tc>
          <w:tcPr>
            <w:tcW w:w="7299" w:type="dxa"/>
            <w:tcBorders>
              <w:top w:val="single" w:sz="4" w:space="0" w:color="auto"/>
              <w:left w:val="single" w:sz="4" w:space="0" w:color="auto"/>
              <w:bottom w:val="single" w:sz="4" w:space="0" w:color="auto"/>
              <w:right w:val="single" w:sz="4" w:space="0" w:color="auto"/>
            </w:tcBorders>
            <w:shd w:val="clear" w:color="auto" w:fill="auto"/>
          </w:tcPr>
          <w:p w14:paraId="4A46E7BF" w14:textId="1EE8183D" w:rsidR="00443920" w:rsidRPr="00AB459D" w:rsidRDefault="00336F71" w:rsidP="00443920">
            <w:pPr>
              <w:rPr>
                <w:rFonts w:ascii="Calibri" w:hAnsi="Calibri" w:cs="Arial"/>
                <w:sz w:val="20"/>
                <w:szCs w:val="20"/>
              </w:rPr>
            </w:pPr>
            <w:r>
              <w:rPr>
                <w:rFonts w:ascii="Calibri" w:hAnsi="Calibri" w:cs="Arial"/>
                <w:sz w:val="20"/>
                <w:szCs w:val="20"/>
              </w:rPr>
              <w:t>1 March 2016</w:t>
            </w:r>
          </w:p>
        </w:tc>
      </w:tr>
    </w:tbl>
    <w:p w14:paraId="26BFBACF" w14:textId="77777777" w:rsidR="002B4FBF" w:rsidRPr="00AB459D" w:rsidRDefault="002B4FBF" w:rsidP="002B4FBF">
      <w:pPr>
        <w:rPr>
          <w:rFonts w:ascii="Calibri" w:hAnsi="Calibri" w:cs="Arial"/>
          <w:sz w:val="20"/>
          <w:szCs w:val="20"/>
        </w:rPr>
      </w:pPr>
    </w:p>
    <w:tbl>
      <w:tblPr>
        <w:tblW w:w="918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80"/>
      </w:tblGrid>
      <w:tr w:rsidR="00FC26AB" w:rsidRPr="00AB459D" w14:paraId="3AB72C88" w14:textId="77777777" w:rsidTr="00FC26AB">
        <w:trPr>
          <w:trHeight w:val="549"/>
        </w:trPr>
        <w:tc>
          <w:tcPr>
            <w:tcW w:w="9180" w:type="dxa"/>
          </w:tcPr>
          <w:p w14:paraId="246E68CC" w14:textId="77777777" w:rsidR="00FC26AB" w:rsidRPr="00AB459D" w:rsidRDefault="00FC26AB" w:rsidP="003B56D5">
            <w:pPr>
              <w:spacing w:after="200"/>
              <w:rPr>
                <w:rFonts w:ascii="Calibri" w:hAnsi="Calibri" w:cs="Arial"/>
                <w:sz w:val="20"/>
                <w:szCs w:val="20"/>
              </w:rPr>
            </w:pPr>
            <w:r w:rsidRPr="00AB459D">
              <w:rPr>
                <w:rFonts w:ascii="Calibri" w:hAnsi="Calibri" w:cs="Arial"/>
                <w:sz w:val="20"/>
                <w:szCs w:val="20"/>
              </w:rPr>
              <w:t>Research proposal (</w:t>
            </w:r>
            <w:r w:rsidR="00CD7E63" w:rsidRPr="00AB459D">
              <w:rPr>
                <w:rFonts w:ascii="Calibri" w:hAnsi="Calibri" w:cs="Arial"/>
                <w:sz w:val="20"/>
                <w:szCs w:val="20"/>
              </w:rPr>
              <w:t xml:space="preserve">max 750 words, </w:t>
            </w:r>
            <w:commentRangeStart w:id="6"/>
            <w:r w:rsidR="00CD7E63" w:rsidRPr="00AB459D">
              <w:rPr>
                <w:rFonts w:ascii="Calibri" w:hAnsi="Calibri" w:cs="Arial"/>
                <w:sz w:val="20"/>
                <w:szCs w:val="20"/>
              </w:rPr>
              <w:t>figures</w:t>
            </w:r>
            <w:commentRangeEnd w:id="6"/>
            <w:r w:rsidR="00C00DB9">
              <w:rPr>
                <w:rStyle w:val="CommentReference"/>
              </w:rPr>
              <w:commentReference w:id="6"/>
            </w:r>
            <w:r w:rsidR="00CD7E63" w:rsidRPr="00AB459D">
              <w:rPr>
                <w:rFonts w:ascii="Calibri" w:hAnsi="Calibri" w:cs="Arial"/>
                <w:sz w:val="20"/>
                <w:szCs w:val="20"/>
              </w:rPr>
              <w:t xml:space="preserve"> and references can be included in an appendix</w:t>
            </w:r>
            <w:r w:rsidRPr="00AB459D">
              <w:rPr>
                <w:rFonts w:ascii="Calibri" w:hAnsi="Calibri" w:cs="Arial"/>
                <w:sz w:val="20"/>
                <w:szCs w:val="20"/>
              </w:rPr>
              <w:t>)</w:t>
            </w:r>
          </w:p>
        </w:tc>
      </w:tr>
      <w:tr w:rsidR="002B4FBF" w:rsidRPr="00AB459D" w14:paraId="11726DD3" w14:textId="77777777" w:rsidTr="000B6D22">
        <w:trPr>
          <w:trHeight w:val="2076"/>
        </w:trPr>
        <w:tc>
          <w:tcPr>
            <w:tcW w:w="9180" w:type="dxa"/>
          </w:tcPr>
          <w:p w14:paraId="0B1D1347" w14:textId="22EC0C00" w:rsidR="002B4FBF" w:rsidRDefault="000B1062" w:rsidP="00EC0F24">
            <w:pPr>
              <w:rPr>
                <w:rFonts w:ascii="Calibri" w:hAnsi="Calibri" w:cs="Arial"/>
                <w:sz w:val="20"/>
                <w:szCs w:val="20"/>
              </w:rPr>
            </w:pPr>
            <w:r>
              <w:rPr>
                <w:rFonts w:ascii="Calibri" w:hAnsi="Calibri" w:cs="Arial"/>
                <w:sz w:val="20"/>
                <w:szCs w:val="20"/>
              </w:rPr>
              <w:t>We propose to investigate the feasibility of a d</w:t>
            </w:r>
            <w:r w:rsidR="00EC0F24">
              <w:rPr>
                <w:rFonts w:ascii="Calibri" w:hAnsi="Calibri" w:cs="Arial"/>
                <w:sz w:val="20"/>
                <w:szCs w:val="20"/>
              </w:rPr>
              <w:t>is</w:t>
            </w:r>
            <w:r w:rsidR="004C156C">
              <w:rPr>
                <w:rFonts w:ascii="Calibri" w:hAnsi="Calibri" w:cs="Arial"/>
                <w:sz w:val="20"/>
                <w:szCs w:val="20"/>
              </w:rPr>
              <w:t>ruptive</w:t>
            </w:r>
            <w:r>
              <w:rPr>
                <w:rFonts w:ascii="Calibri" w:hAnsi="Calibri" w:cs="Arial"/>
                <w:sz w:val="20"/>
                <w:szCs w:val="20"/>
              </w:rPr>
              <w:t xml:space="preserve"> technology for the </w:t>
            </w:r>
            <w:r w:rsidR="00ED396E">
              <w:rPr>
                <w:rFonts w:ascii="Calibri" w:hAnsi="Calibri" w:cs="Arial"/>
                <w:sz w:val="20"/>
                <w:szCs w:val="20"/>
              </w:rPr>
              <w:t xml:space="preserve">rapid </w:t>
            </w:r>
            <w:r>
              <w:rPr>
                <w:rFonts w:ascii="Calibri" w:hAnsi="Calibri" w:cs="Arial"/>
                <w:sz w:val="20"/>
                <w:szCs w:val="20"/>
              </w:rPr>
              <w:t>deployment of oceanographic and polar science instruments through an unmanned system</w:t>
            </w:r>
            <w:r w:rsidR="00C3457F">
              <w:rPr>
                <w:rFonts w:ascii="Calibri" w:hAnsi="Calibri" w:cs="Arial"/>
                <w:sz w:val="20"/>
                <w:szCs w:val="20"/>
              </w:rPr>
              <w:t xml:space="preserve"> </w:t>
            </w:r>
            <w:r w:rsidR="00ED396E">
              <w:rPr>
                <w:rFonts w:ascii="Calibri" w:hAnsi="Calibri" w:cs="Arial"/>
                <w:sz w:val="20"/>
                <w:szCs w:val="20"/>
              </w:rPr>
              <w:t>comprising</w:t>
            </w:r>
            <w:r w:rsidR="00B754E5">
              <w:rPr>
                <w:rFonts w:ascii="Calibri" w:hAnsi="Calibri" w:cs="Arial"/>
                <w:sz w:val="20"/>
                <w:szCs w:val="20"/>
              </w:rPr>
              <w:t xml:space="preserve"> aerial and marine vehicles. This offers a significant step change in range and speed of deployment over current capabilities of comparable costs.</w:t>
            </w:r>
            <w:r w:rsidR="00EE6F7C">
              <w:rPr>
                <w:rFonts w:ascii="Calibri" w:hAnsi="Calibri" w:cs="Arial"/>
                <w:sz w:val="20"/>
                <w:szCs w:val="20"/>
              </w:rPr>
              <w:t xml:space="preserve"> Based on the outcomes of this design and operational analysis study, OPSARS will be developed into a large scale bid (~</w:t>
            </w:r>
            <w:r w:rsidR="00336F71">
              <w:rPr>
                <w:rFonts w:ascii="Calibri" w:hAnsi="Calibri" w:cs="Arial"/>
                <w:sz w:val="20"/>
                <w:szCs w:val="20"/>
              </w:rPr>
              <w:t>£75</w:t>
            </w:r>
            <w:r w:rsidR="00EE6F7C">
              <w:rPr>
                <w:rFonts w:ascii="Calibri" w:hAnsi="Calibri" w:cs="Arial"/>
                <w:sz w:val="20"/>
                <w:szCs w:val="20"/>
              </w:rPr>
              <w:t>0k) for the development of the proposed system and trial deployment of the prototype as part of a scien</w:t>
            </w:r>
            <w:r w:rsidR="00B051FB">
              <w:rPr>
                <w:rFonts w:ascii="Calibri" w:hAnsi="Calibri" w:cs="Arial"/>
                <w:sz w:val="20"/>
                <w:szCs w:val="20"/>
              </w:rPr>
              <w:t>ce campaign.</w:t>
            </w:r>
          </w:p>
          <w:p w14:paraId="07BCA68E" w14:textId="6B4E4C5B" w:rsidR="00B051FB" w:rsidRDefault="00B051FB" w:rsidP="00EC0F24">
            <w:pPr>
              <w:rPr>
                <w:rFonts w:ascii="Calibri" w:hAnsi="Calibri" w:cs="Arial"/>
                <w:sz w:val="20"/>
                <w:szCs w:val="20"/>
              </w:rPr>
            </w:pPr>
          </w:p>
          <w:p w14:paraId="35D436CC" w14:textId="65783215" w:rsidR="00B051FB" w:rsidRDefault="009C4E4F" w:rsidP="00EC0F24">
            <w:pPr>
              <w:rPr>
                <w:rFonts w:ascii="Calibri" w:hAnsi="Calibri" w:cs="Arial"/>
                <w:sz w:val="20"/>
                <w:szCs w:val="20"/>
              </w:rPr>
            </w:pPr>
            <w:r>
              <w:rPr>
                <w:rFonts w:ascii="Calibri" w:hAnsi="Calibri" w:cs="Arial"/>
                <w:sz w:val="20"/>
                <w:szCs w:val="20"/>
              </w:rPr>
              <w:t xml:space="preserve">A generic OPSARS system </w:t>
            </w:r>
            <w:r w:rsidR="00B754E5">
              <w:rPr>
                <w:rFonts w:ascii="Calibri" w:hAnsi="Calibri" w:cs="Arial"/>
                <w:sz w:val="20"/>
                <w:szCs w:val="20"/>
              </w:rPr>
              <w:t xml:space="preserve">will </w:t>
            </w:r>
            <w:r>
              <w:rPr>
                <w:rFonts w:ascii="Calibri" w:hAnsi="Calibri" w:cs="Arial"/>
                <w:sz w:val="20"/>
                <w:szCs w:val="20"/>
              </w:rPr>
              <w:t xml:space="preserve">consist of a </w:t>
            </w:r>
            <w:r w:rsidR="004A2CDE">
              <w:rPr>
                <w:rFonts w:ascii="Calibri" w:hAnsi="Calibri" w:cs="Arial"/>
                <w:sz w:val="20"/>
                <w:szCs w:val="20"/>
              </w:rPr>
              <w:t>long range Unmanned Air Vehicle</w:t>
            </w:r>
            <w:r w:rsidR="00693B72">
              <w:rPr>
                <w:rFonts w:ascii="Calibri" w:hAnsi="Calibri" w:cs="Arial"/>
                <w:sz w:val="20"/>
                <w:szCs w:val="20"/>
              </w:rPr>
              <w:t xml:space="preserve"> (UAV)</w:t>
            </w:r>
            <w:r w:rsidR="004A2CDE">
              <w:rPr>
                <w:rFonts w:ascii="Calibri" w:hAnsi="Calibri" w:cs="Arial"/>
                <w:sz w:val="20"/>
                <w:szCs w:val="20"/>
              </w:rPr>
              <w:t xml:space="preserve">, which delivers a light Autonomous Underwater Vehicle (AUV) to </w:t>
            </w:r>
            <w:r w:rsidR="00CC16A1">
              <w:rPr>
                <w:rFonts w:ascii="Calibri" w:hAnsi="Calibri" w:cs="Arial"/>
                <w:sz w:val="20"/>
                <w:szCs w:val="20"/>
              </w:rPr>
              <w:t xml:space="preserve">a </w:t>
            </w:r>
            <w:r w:rsidR="004A2CDE">
              <w:rPr>
                <w:rFonts w:ascii="Calibri" w:hAnsi="Calibri" w:cs="Arial"/>
                <w:sz w:val="20"/>
                <w:szCs w:val="20"/>
              </w:rPr>
              <w:t>precisely determined location, where the AUV is deployed</w:t>
            </w:r>
            <w:r w:rsidR="00746AE9">
              <w:rPr>
                <w:rFonts w:ascii="Calibri" w:hAnsi="Calibri" w:cs="Arial"/>
                <w:sz w:val="20"/>
                <w:szCs w:val="20"/>
              </w:rPr>
              <w:t xml:space="preserve"> (the UAV performs the deployment in-flight)</w:t>
            </w:r>
            <w:r w:rsidR="004A2CDE">
              <w:rPr>
                <w:rFonts w:ascii="Calibri" w:hAnsi="Calibri" w:cs="Arial"/>
                <w:sz w:val="20"/>
                <w:szCs w:val="20"/>
              </w:rPr>
              <w:t xml:space="preserve">. This enables the rapid </w:t>
            </w:r>
            <w:r w:rsidR="00B44FC3">
              <w:rPr>
                <w:rFonts w:ascii="Calibri" w:hAnsi="Calibri" w:cs="Arial"/>
                <w:sz w:val="20"/>
                <w:szCs w:val="20"/>
              </w:rPr>
              <w:t>long-range</w:t>
            </w:r>
            <w:r w:rsidR="004A2CDE">
              <w:rPr>
                <w:rFonts w:ascii="Calibri" w:hAnsi="Calibri" w:cs="Arial"/>
                <w:sz w:val="20"/>
                <w:szCs w:val="20"/>
              </w:rPr>
              <w:t xml:space="preserve"> deployment of the AUV to remote </w:t>
            </w:r>
            <w:r w:rsidR="00046A25">
              <w:rPr>
                <w:rFonts w:ascii="Calibri" w:hAnsi="Calibri" w:cs="Arial"/>
                <w:sz w:val="20"/>
                <w:szCs w:val="20"/>
              </w:rPr>
              <w:t xml:space="preserve">or inaccessible </w:t>
            </w:r>
            <w:r w:rsidR="004A2CDE">
              <w:rPr>
                <w:rFonts w:ascii="Calibri" w:hAnsi="Calibri" w:cs="Arial"/>
                <w:sz w:val="20"/>
                <w:szCs w:val="20"/>
              </w:rPr>
              <w:t>locations, including to cracks in the Arctic ice. Upon deployment the UAV returns to base</w:t>
            </w:r>
            <w:r w:rsidR="00693B72">
              <w:rPr>
                <w:rFonts w:ascii="Calibri" w:hAnsi="Calibri" w:cs="Arial"/>
                <w:sz w:val="20"/>
                <w:szCs w:val="20"/>
              </w:rPr>
              <w:t>, performs a broad aerial survey</w:t>
            </w:r>
            <w:r w:rsidR="004A2CDE">
              <w:rPr>
                <w:rFonts w:ascii="Calibri" w:hAnsi="Calibri" w:cs="Arial"/>
                <w:sz w:val="20"/>
                <w:szCs w:val="20"/>
              </w:rPr>
              <w:t xml:space="preserve"> or holds on station above the deployment area, acting as a communications relay platform</w:t>
            </w:r>
            <w:r w:rsidR="00CC16A1">
              <w:rPr>
                <w:rFonts w:ascii="Calibri" w:hAnsi="Calibri" w:cs="Arial"/>
                <w:sz w:val="20"/>
                <w:szCs w:val="20"/>
              </w:rPr>
              <w:t>, w</w:t>
            </w:r>
            <w:r w:rsidR="00B754E5">
              <w:rPr>
                <w:rFonts w:ascii="Calibri" w:hAnsi="Calibri" w:cs="Arial"/>
                <w:sz w:val="20"/>
                <w:szCs w:val="20"/>
              </w:rPr>
              <w:t>hile the AUV conducts an underwater survey or intervention.</w:t>
            </w:r>
          </w:p>
          <w:p w14:paraId="2DB96845" w14:textId="77777777" w:rsidR="007156E6" w:rsidRDefault="007156E6" w:rsidP="00EC0F24">
            <w:pPr>
              <w:rPr>
                <w:rFonts w:ascii="Calibri" w:hAnsi="Calibri" w:cs="Arial"/>
                <w:sz w:val="20"/>
                <w:szCs w:val="20"/>
              </w:rPr>
            </w:pPr>
          </w:p>
          <w:p w14:paraId="3CE1EE7E" w14:textId="6ABFD833" w:rsidR="007156E6" w:rsidRDefault="007156E6" w:rsidP="00EC0F24">
            <w:pPr>
              <w:rPr>
                <w:rFonts w:ascii="Calibri" w:hAnsi="Calibri" w:cs="Arial"/>
                <w:sz w:val="20"/>
                <w:szCs w:val="20"/>
              </w:rPr>
            </w:pPr>
            <w:r>
              <w:rPr>
                <w:rFonts w:ascii="Calibri" w:hAnsi="Calibri" w:cs="Arial"/>
                <w:sz w:val="20"/>
                <w:szCs w:val="20"/>
              </w:rPr>
              <w:t>The University of Southampton</w:t>
            </w:r>
            <w:r w:rsidR="00833704">
              <w:rPr>
                <w:rFonts w:ascii="Calibri" w:hAnsi="Calibri" w:cs="Arial"/>
                <w:sz w:val="20"/>
                <w:szCs w:val="20"/>
              </w:rPr>
              <w:t xml:space="preserve"> </w:t>
            </w:r>
            <w:r w:rsidR="00046A25">
              <w:rPr>
                <w:rFonts w:ascii="Calibri" w:hAnsi="Calibri" w:cs="Arial"/>
                <w:sz w:val="20"/>
                <w:szCs w:val="20"/>
              </w:rPr>
              <w:t>(UoS)</w:t>
            </w:r>
            <w:r>
              <w:rPr>
                <w:rFonts w:ascii="Calibri" w:hAnsi="Calibri" w:cs="Arial"/>
                <w:sz w:val="20"/>
                <w:szCs w:val="20"/>
              </w:rPr>
              <w:t xml:space="preserve"> is uniquely placed to deliver such a system. On the one hand, a suitable aircraft – the </w:t>
            </w:r>
            <w:r w:rsidR="00A37DB9">
              <w:rPr>
                <w:rFonts w:ascii="Calibri" w:hAnsi="Calibri" w:cs="Arial"/>
                <w:sz w:val="20"/>
                <w:szCs w:val="20"/>
              </w:rPr>
              <w:t>long-range</w:t>
            </w:r>
            <w:r>
              <w:rPr>
                <w:rFonts w:ascii="Calibri" w:hAnsi="Calibri" w:cs="Arial"/>
                <w:sz w:val="20"/>
                <w:szCs w:val="20"/>
              </w:rPr>
              <w:t xml:space="preserve"> maritime surveillance platform SPOTTER </w:t>
            </w:r>
            <w:ins w:id="7" w:author="Mark Pickering" w:date="2015-09-01T16:11:00Z">
              <w:r w:rsidR="00C00DB9">
                <w:rPr>
                  <w:rFonts w:ascii="Calibri" w:hAnsi="Calibri" w:cs="Arial"/>
                  <w:sz w:val="20"/>
                  <w:szCs w:val="20"/>
                </w:rPr>
                <w:t>(Figure A1</w:t>
              </w:r>
              <w:proofErr w:type="gramStart"/>
              <w:r w:rsidR="00C00DB9">
                <w:rPr>
                  <w:rFonts w:ascii="Calibri" w:hAnsi="Calibri" w:cs="Arial"/>
                  <w:sz w:val="20"/>
                  <w:szCs w:val="20"/>
                </w:rPr>
                <w:t>)</w:t>
              </w:r>
            </w:ins>
            <w:r>
              <w:rPr>
                <w:rFonts w:ascii="Calibri" w:hAnsi="Calibri" w:cs="Arial"/>
                <w:sz w:val="20"/>
                <w:szCs w:val="20"/>
              </w:rPr>
              <w:t>–</w:t>
            </w:r>
            <w:proofErr w:type="gramEnd"/>
            <w:r>
              <w:rPr>
                <w:rFonts w:ascii="Calibri" w:hAnsi="Calibri" w:cs="Arial"/>
                <w:sz w:val="20"/>
                <w:szCs w:val="20"/>
              </w:rPr>
              <w:t xml:space="preserve"> has already been developed and, uniquely in the UK, the University </w:t>
            </w:r>
            <w:r w:rsidR="00A37DB9">
              <w:rPr>
                <w:rFonts w:ascii="Calibri" w:hAnsi="Calibri" w:cs="Arial"/>
                <w:sz w:val="20"/>
                <w:szCs w:val="20"/>
              </w:rPr>
              <w:t>plans</w:t>
            </w:r>
            <w:r w:rsidR="004A2CDE">
              <w:rPr>
                <w:rFonts w:ascii="Calibri" w:hAnsi="Calibri" w:cs="Arial"/>
                <w:sz w:val="20"/>
                <w:szCs w:val="20"/>
              </w:rPr>
              <w:t xml:space="preserve"> extended line of sight operations with this vehicle</w:t>
            </w:r>
            <w:r w:rsidR="00A37DB9">
              <w:rPr>
                <w:rFonts w:ascii="Calibri" w:hAnsi="Calibri" w:cs="Arial"/>
                <w:sz w:val="20"/>
                <w:szCs w:val="20"/>
              </w:rPr>
              <w:t xml:space="preserve"> by mid-September</w:t>
            </w:r>
            <w:r w:rsidR="004A2CDE">
              <w:rPr>
                <w:rFonts w:ascii="Calibri" w:hAnsi="Calibri" w:cs="Arial"/>
                <w:sz w:val="20"/>
                <w:szCs w:val="20"/>
              </w:rPr>
              <w:t xml:space="preserve">. At the same time, </w:t>
            </w:r>
            <w:r w:rsidR="00CE046B">
              <w:rPr>
                <w:rFonts w:ascii="Calibri" w:hAnsi="Calibri" w:cs="Arial"/>
                <w:sz w:val="20"/>
                <w:szCs w:val="20"/>
              </w:rPr>
              <w:t xml:space="preserve">the MARS group at the </w:t>
            </w:r>
            <w:r w:rsidR="00693B72">
              <w:rPr>
                <w:rFonts w:ascii="Calibri" w:hAnsi="Calibri" w:cs="Arial"/>
                <w:sz w:val="20"/>
                <w:szCs w:val="20"/>
              </w:rPr>
              <w:t>NOC</w:t>
            </w:r>
            <w:r w:rsidR="00CE046B">
              <w:rPr>
                <w:rFonts w:ascii="Calibri" w:hAnsi="Calibri" w:cs="Arial"/>
                <w:sz w:val="20"/>
                <w:szCs w:val="20"/>
              </w:rPr>
              <w:t xml:space="preserve"> is </w:t>
            </w:r>
            <w:r w:rsidR="00046A25">
              <w:rPr>
                <w:rFonts w:ascii="Calibri" w:hAnsi="Calibri" w:cs="Arial"/>
                <w:sz w:val="20"/>
                <w:szCs w:val="20"/>
              </w:rPr>
              <w:t>collaborating with Planet Ocean</w:t>
            </w:r>
            <w:ins w:id="8" w:author="Mark Pickering" w:date="2015-09-01T16:12:00Z">
              <w:r w:rsidR="00C00DB9">
                <w:rPr>
                  <w:rFonts w:ascii="Calibri" w:hAnsi="Calibri" w:cs="Arial"/>
                  <w:sz w:val="20"/>
                  <w:szCs w:val="20"/>
                </w:rPr>
                <w:t xml:space="preserve"> Ltd</w:t>
              </w:r>
            </w:ins>
            <w:r w:rsidR="00046A25">
              <w:rPr>
                <w:rFonts w:ascii="Calibri" w:hAnsi="Calibri" w:cs="Arial"/>
                <w:sz w:val="20"/>
                <w:szCs w:val="20"/>
              </w:rPr>
              <w:t xml:space="preserve"> and </w:t>
            </w:r>
            <w:r w:rsidR="00CC16A1">
              <w:rPr>
                <w:rFonts w:ascii="Calibri" w:hAnsi="Calibri" w:cs="Arial"/>
                <w:sz w:val="20"/>
                <w:szCs w:val="20"/>
              </w:rPr>
              <w:t xml:space="preserve">the </w:t>
            </w:r>
            <w:r w:rsidR="00046A25">
              <w:rPr>
                <w:rFonts w:ascii="Calibri" w:hAnsi="Calibri" w:cs="Arial"/>
                <w:sz w:val="20"/>
                <w:szCs w:val="20"/>
              </w:rPr>
              <w:t>U</w:t>
            </w:r>
            <w:r w:rsidR="00DD0AB0">
              <w:rPr>
                <w:rFonts w:ascii="Calibri" w:hAnsi="Calibri" w:cs="Arial"/>
                <w:sz w:val="20"/>
                <w:szCs w:val="20"/>
              </w:rPr>
              <w:t>niversity</w:t>
            </w:r>
            <w:r w:rsidR="00046A25">
              <w:rPr>
                <w:rFonts w:ascii="Calibri" w:hAnsi="Calibri" w:cs="Arial"/>
                <w:sz w:val="20"/>
                <w:szCs w:val="20"/>
              </w:rPr>
              <w:t xml:space="preserve"> to </w:t>
            </w:r>
            <w:r w:rsidR="00CE046B">
              <w:rPr>
                <w:rFonts w:ascii="Calibri" w:hAnsi="Calibri" w:cs="Arial"/>
                <w:sz w:val="20"/>
                <w:szCs w:val="20"/>
              </w:rPr>
              <w:t xml:space="preserve">develop a </w:t>
            </w:r>
            <w:del w:id="9" w:author="Mark Pickering" w:date="2015-09-01T16:14:00Z">
              <w:r w:rsidR="00CE046B" w:rsidDel="00C00DB9">
                <w:rPr>
                  <w:rFonts w:ascii="Calibri" w:hAnsi="Calibri" w:cs="Arial"/>
                  <w:sz w:val="20"/>
                  <w:szCs w:val="20"/>
                </w:rPr>
                <w:delText>concept for</w:delText>
              </w:r>
            </w:del>
            <w:r w:rsidR="00CE046B">
              <w:rPr>
                <w:rFonts w:ascii="Calibri" w:hAnsi="Calibri" w:cs="Arial"/>
                <w:sz w:val="20"/>
                <w:szCs w:val="20"/>
              </w:rPr>
              <w:t xml:space="preserve"> small semi-disposable AUVs </w:t>
            </w:r>
            <w:ins w:id="10" w:author="Mark Pickering" w:date="2015-09-01T16:16:00Z">
              <w:r w:rsidR="007A7FB8">
                <w:rPr>
                  <w:rFonts w:ascii="Calibri" w:hAnsi="Calibri" w:cs="Arial"/>
                  <w:sz w:val="20"/>
                  <w:szCs w:val="20"/>
                </w:rPr>
                <w:t xml:space="preserve">(Figure A2) </w:t>
              </w:r>
            </w:ins>
            <w:r w:rsidR="00046A25">
              <w:rPr>
                <w:rFonts w:ascii="Calibri" w:hAnsi="Calibri" w:cs="Arial"/>
                <w:sz w:val="20"/>
                <w:szCs w:val="20"/>
              </w:rPr>
              <w:t xml:space="preserve">fitted with miniaturised sensors </w:t>
            </w:r>
            <w:r w:rsidR="00CE046B">
              <w:rPr>
                <w:rFonts w:ascii="Calibri" w:hAnsi="Calibri" w:cs="Arial"/>
                <w:sz w:val="20"/>
                <w:szCs w:val="20"/>
              </w:rPr>
              <w:t xml:space="preserve">which can be deployed </w:t>
            </w:r>
            <w:r w:rsidR="00046A25">
              <w:rPr>
                <w:rFonts w:ascii="Calibri" w:hAnsi="Calibri" w:cs="Arial"/>
                <w:sz w:val="20"/>
                <w:szCs w:val="20"/>
              </w:rPr>
              <w:t xml:space="preserve">in </w:t>
            </w:r>
            <w:ins w:id="11" w:author="Mark Pickering" w:date="2015-09-01T16:15:00Z">
              <w:r w:rsidR="00C00DB9">
                <w:rPr>
                  <w:rFonts w:ascii="Calibri" w:hAnsi="Calibri" w:cs="Arial"/>
                  <w:sz w:val="20"/>
                  <w:szCs w:val="20"/>
                </w:rPr>
                <w:t>shoals</w:t>
              </w:r>
            </w:ins>
            <w:commentRangeStart w:id="12"/>
            <w:del w:id="13" w:author="Mark Pickering" w:date="2015-09-01T16:15:00Z">
              <w:r w:rsidR="00046A25" w:rsidDel="00C00DB9">
                <w:rPr>
                  <w:rFonts w:ascii="Calibri" w:hAnsi="Calibri" w:cs="Arial"/>
                  <w:sz w:val="20"/>
                  <w:szCs w:val="20"/>
                </w:rPr>
                <w:delText>swarms</w:delText>
              </w:r>
            </w:del>
            <w:commentRangeEnd w:id="12"/>
            <w:r w:rsidR="00C00DB9">
              <w:rPr>
                <w:rStyle w:val="CommentReference"/>
              </w:rPr>
              <w:commentReference w:id="12"/>
            </w:r>
            <w:ins w:id="14" w:author="Mark Pickering" w:date="2015-09-01T16:17:00Z">
              <w:r w:rsidR="007A7FB8">
                <w:rPr>
                  <w:rFonts w:ascii="Calibri" w:hAnsi="Calibri" w:cs="Arial"/>
                  <w:sz w:val="20"/>
                  <w:szCs w:val="20"/>
                </w:rPr>
                <w:t xml:space="preserve"> </w:t>
              </w:r>
            </w:ins>
            <w:del w:id="15" w:author="Mark Pickering" w:date="2015-09-01T16:15:00Z">
              <w:r w:rsidR="00046A25" w:rsidDel="00C00DB9">
                <w:rPr>
                  <w:rFonts w:ascii="Calibri" w:hAnsi="Calibri" w:cs="Arial"/>
                  <w:sz w:val="20"/>
                  <w:szCs w:val="20"/>
                </w:rPr>
                <w:delText xml:space="preserve"> </w:delText>
              </w:r>
            </w:del>
            <w:r w:rsidR="00046A25">
              <w:rPr>
                <w:rFonts w:ascii="Calibri" w:hAnsi="Calibri" w:cs="Arial"/>
                <w:sz w:val="20"/>
                <w:szCs w:val="20"/>
              </w:rPr>
              <w:t xml:space="preserve">for enhanced temporal and spatial resolution of oceanographic variables. </w:t>
            </w:r>
          </w:p>
          <w:p w14:paraId="7579338D" w14:textId="77777777" w:rsidR="002B4FBF" w:rsidRDefault="002B4FBF" w:rsidP="00E64B46">
            <w:pPr>
              <w:rPr>
                <w:rFonts w:ascii="Calibri" w:hAnsi="Calibri" w:cs="Arial"/>
                <w:sz w:val="20"/>
                <w:szCs w:val="20"/>
              </w:rPr>
            </w:pPr>
          </w:p>
          <w:p w14:paraId="35941FB6" w14:textId="4C228C67" w:rsidR="002C04DE" w:rsidRDefault="002C04DE" w:rsidP="00E64B46">
            <w:pPr>
              <w:rPr>
                <w:rFonts w:ascii="Calibri" w:hAnsi="Calibri" w:cs="Arial"/>
                <w:sz w:val="20"/>
                <w:szCs w:val="20"/>
              </w:rPr>
            </w:pPr>
            <w:r>
              <w:rPr>
                <w:rFonts w:ascii="Calibri" w:hAnsi="Calibri" w:cs="Arial"/>
                <w:sz w:val="20"/>
                <w:szCs w:val="20"/>
              </w:rPr>
              <w:t>While some of the building blocks are in place, the feasibility of OPSARS is, as yet, unclear, and we seek funding to overcome some major conceptual design hurdles. As with any very low</w:t>
            </w:r>
            <w:r w:rsidR="00B44FC3">
              <w:rPr>
                <w:rFonts w:ascii="Calibri" w:hAnsi="Calibri" w:cs="Arial"/>
                <w:sz w:val="20"/>
                <w:szCs w:val="20"/>
              </w:rPr>
              <w:t xml:space="preserve"> technology readiness level</w:t>
            </w:r>
            <w:r>
              <w:rPr>
                <w:rFonts w:ascii="Calibri" w:hAnsi="Calibri" w:cs="Arial"/>
                <w:sz w:val="20"/>
                <w:szCs w:val="20"/>
              </w:rPr>
              <w:t xml:space="preserve"> disruptive system, there are significant risks too and the proposed research programme aims to bring those to a level where a </w:t>
            </w:r>
            <w:r w:rsidR="00746AE9">
              <w:rPr>
                <w:rFonts w:ascii="Calibri" w:hAnsi="Calibri" w:cs="Arial"/>
                <w:sz w:val="20"/>
                <w:szCs w:val="20"/>
              </w:rPr>
              <w:t>large-scale</w:t>
            </w:r>
            <w:r>
              <w:rPr>
                <w:rFonts w:ascii="Calibri" w:hAnsi="Calibri" w:cs="Arial"/>
                <w:sz w:val="20"/>
                <w:szCs w:val="20"/>
              </w:rPr>
              <w:t xml:space="preserve"> bid for full development will have a good chance. Research questions include: </w:t>
            </w:r>
          </w:p>
          <w:p w14:paraId="01448BBB" w14:textId="4C10A3A1" w:rsidR="00E64B46" w:rsidRDefault="002C04DE" w:rsidP="002C04DE">
            <w:pPr>
              <w:pStyle w:val="ListParagraph"/>
              <w:numPr>
                <w:ilvl w:val="0"/>
                <w:numId w:val="10"/>
              </w:numPr>
              <w:rPr>
                <w:rFonts w:ascii="Calibri" w:hAnsi="Calibri" w:cs="Arial"/>
                <w:sz w:val="20"/>
                <w:szCs w:val="20"/>
              </w:rPr>
            </w:pPr>
            <w:r w:rsidRPr="002C04DE">
              <w:rPr>
                <w:rFonts w:ascii="Calibri" w:hAnsi="Calibri" w:cs="Arial"/>
                <w:sz w:val="20"/>
                <w:szCs w:val="20"/>
              </w:rPr>
              <w:t>targeting and release/deployment – avionics, guidance, mechanics, safety, reliability, dependability</w:t>
            </w:r>
          </w:p>
          <w:p w14:paraId="50413870" w14:textId="7FEA02AC" w:rsidR="002C04DE" w:rsidRDefault="002C04DE" w:rsidP="002C04DE">
            <w:pPr>
              <w:pStyle w:val="ListParagraph"/>
              <w:numPr>
                <w:ilvl w:val="0"/>
                <w:numId w:val="10"/>
              </w:numPr>
              <w:rPr>
                <w:rFonts w:ascii="Calibri" w:hAnsi="Calibri" w:cs="Arial"/>
                <w:sz w:val="20"/>
                <w:szCs w:val="20"/>
              </w:rPr>
            </w:pPr>
            <w:r>
              <w:rPr>
                <w:rFonts w:ascii="Calibri" w:hAnsi="Calibri" w:cs="Arial"/>
                <w:sz w:val="20"/>
                <w:szCs w:val="20"/>
              </w:rPr>
              <w:lastRenderedPageBreak/>
              <w:t xml:space="preserve">concept of operations – integrating with other traffic in maritime environments – establishing those </w:t>
            </w:r>
            <w:r w:rsidR="00A8749F">
              <w:rPr>
                <w:rFonts w:ascii="Calibri" w:hAnsi="Calibri" w:cs="Arial"/>
                <w:sz w:val="20"/>
                <w:szCs w:val="20"/>
              </w:rPr>
              <w:t>geographical regions</w:t>
            </w:r>
            <w:r>
              <w:rPr>
                <w:rFonts w:ascii="Calibri" w:hAnsi="Calibri" w:cs="Arial"/>
                <w:sz w:val="20"/>
                <w:szCs w:val="20"/>
              </w:rPr>
              <w:t xml:space="preserve"> where deployment will be </w:t>
            </w:r>
            <w:r w:rsidR="00A8749F">
              <w:rPr>
                <w:rFonts w:ascii="Calibri" w:hAnsi="Calibri" w:cs="Arial"/>
                <w:sz w:val="20"/>
                <w:szCs w:val="20"/>
              </w:rPr>
              <w:t>feasible</w:t>
            </w:r>
          </w:p>
          <w:p w14:paraId="1DCE99B0" w14:textId="64E66BC6" w:rsidR="00693B72" w:rsidRPr="002C04DE" w:rsidRDefault="00ED396E" w:rsidP="007A7FB8">
            <w:pPr>
              <w:pStyle w:val="ListParagraph"/>
              <w:numPr>
                <w:ilvl w:val="0"/>
                <w:numId w:val="10"/>
              </w:numPr>
              <w:rPr>
                <w:rFonts w:ascii="Calibri" w:hAnsi="Calibri" w:cs="Arial"/>
                <w:sz w:val="20"/>
                <w:szCs w:val="20"/>
              </w:rPr>
            </w:pPr>
            <w:r>
              <w:rPr>
                <w:rFonts w:ascii="Calibri" w:hAnsi="Calibri" w:cs="Arial"/>
                <w:sz w:val="20"/>
                <w:szCs w:val="20"/>
              </w:rPr>
              <w:t>c</w:t>
            </w:r>
            <w:r w:rsidR="00693B72">
              <w:rPr>
                <w:rFonts w:ascii="Calibri" w:hAnsi="Calibri" w:cs="Arial"/>
                <w:sz w:val="20"/>
                <w:szCs w:val="20"/>
              </w:rPr>
              <w:t>ollaborative operation –</w:t>
            </w:r>
            <w:r>
              <w:rPr>
                <w:rFonts w:ascii="Calibri" w:hAnsi="Calibri" w:cs="Arial"/>
                <w:sz w:val="20"/>
                <w:szCs w:val="20"/>
              </w:rPr>
              <w:t xml:space="preserve"> p</w:t>
            </w:r>
            <w:r w:rsidR="00693B72">
              <w:rPr>
                <w:rFonts w:ascii="Calibri" w:hAnsi="Calibri" w:cs="Arial"/>
                <w:sz w:val="20"/>
                <w:szCs w:val="20"/>
              </w:rPr>
              <w:t xml:space="preserve">revious experience with unmanned systems at the National Oceanography Centre (NOC) has demonstrated </w:t>
            </w:r>
            <w:r w:rsidR="00A8749F">
              <w:rPr>
                <w:rFonts w:ascii="Calibri" w:hAnsi="Calibri" w:cs="Arial"/>
                <w:sz w:val="20"/>
                <w:szCs w:val="20"/>
              </w:rPr>
              <w:t xml:space="preserve">that </w:t>
            </w:r>
            <w:r w:rsidR="00693B72">
              <w:rPr>
                <w:rFonts w:ascii="Calibri" w:hAnsi="Calibri" w:cs="Arial"/>
                <w:sz w:val="20"/>
                <w:szCs w:val="20"/>
              </w:rPr>
              <w:t>significant scientif</w:t>
            </w:r>
            <w:r w:rsidR="00300B61">
              <w:rPr>
                <w:rFonts w:ascii="Calibri" w:hAnsi="Calibri" w:cs="Arial"/>
                <w:sz w:val="20"/>
                <w:szCs w:val="20"/>
              </w:rPr>
              <w:t xml:space="preserve">ic benefits can be achieved by </w:t>
            </w:r>
            <w:r w:rsidR="00693B72">
              <w:rPr>
                <w:rFonts w:ascii="Calibri" w:hAnsi="Calibri" w:cs="Arial"/>
                <w:sz w:val="20"/>
                <w:szCs w:val="20"/>
              </w:rPr>
              <w:t>using different platforms synergistically, for example the discovery of the world’s deepest undersea vents (</w:t>
            </w:r>
            <w:hyperlink r:id="rId12" w:history="1">
              <w:r w:rsidR="00693B72" w:rsidRPr="007C73C3">
                <w:rPr>
                  <w:rStyle w:val="Hyperlink"/>
                  <w:rFonts w:ascii="Calibri" w:hAnsi="Calibri" w:cs="Arial"/>
                  <w:sz w:val="20"/>
                  <w:szCs w:val="20"/>
                </w:rPr>
                <w:t>http://news.bbc.co.uk/1/hi/sci/tech/861177</w:t>
              </w:r>
              <w:r w:rsidR="00693B72" w:rsidRPr="007C73C3">
                <w:rPr>
                  <w:rStyle w:val="Hyperlink"/>
                  <w:rFonts w:ascii="Calibri" w:hAnsi="Calibri" w:cs="Arial"/>
                  <w:sz w:val="20"/>
                  <w:szCs w:val="20"/>
                </w:rPr>
                <w:t>1</w:t>
              </w:r>
              <w:r w:rsidR="00693B72" w:rsidRPr="007C73C3">
                <w:rPr>
                  <w:rStyle w:val="Hyperlink"/>
                  <w:rFonts w:ascii="Calibri" w:hAnsi="Calibri" w:cs="Arial"/>
                  <w:sz w:val="20"/>
                  <w:szCs w:val="20"/>
                </w:rPr>
                <w:t>.stm</w:t>
              </w:r>
            </w:hyperlink>
            <w:r w:rsidR="00693B72">
              <w:rPr>
                <w:rFonts w:ascii="Calibri" w:hAnsi="Calibri" w:cs="Arial"/>
                <w:sz w:val="20"/>
                <w:szCs w:val="20"/>
              </w:rPr>
              <w:t>)</w:t>
            </w:r>
            <w:ins w:id="16" w:author="Mark Pickering" w:date="2015-09-01T16:19:00Z">
              <w:r w:rsidR="007A7FB8">
                <w:rPr>
                  <w:rFonts w:ascii="Calibri" w:hAnsi="Calibri" w:cs="Arial"/>
                  <w:sz w:val="20"/>
                  <w:szCs w:val="20"/>
                </w:rPr>
                <w:t xml:space="preserve"> and the </w:t>
              </w:r>
            </w:ins>
            <w:ins w:id="17" w:author="Mark Pickering" w:date="2015-09-01T16:25:00Z">
              <w:r w:rsidR="007A7FB8">
                <w:rPr>
                  <w:rFonts w:ascii="Calibri" w:hAnsi="Calibri" w:cs="Arial"/>
                  <w:sz w:val="20"/>
                  <w:szCs w:val="20"/>
                </w:rPr>
                <w:t>largest deployment of marine unmanned surface and underwater platforms</w:t>
              </w:r>
            </w:ins>
            <w:ins w:id="18" w:author="Mark Pickering" w:date="2015-09-01T16:26:00Z">
              <w:r w:rsidR="007A7FB8">
                <w:rPr>
                  <w:rFonts w:ascii="Calibri" w:hAnsi="Calibri" w:cs="Arial"/>
                  <w:sz w:val="20"/>
                  <w:szCs w:val="20"/>
                </w:rPr>
                <w:t xml:space="preserve"> in British Waters</w:t>
              </w:r>
            </w:ins>
            <w:ins w:id="19" w:author="Mark Pickering" w:date="2015-09-01T16:25:00Z">
              <w:r w:rsidR="007A7FB8">
                <w:rPr>
                  <w:rFonts w:ascii="Calibri" w:hAnsi="Calibri" w:cs="Arial"/>
                  <w:sz w:val="20"/>
                  <w:szCs w:val="20"/>
                </w:rPr>
                <w:t xml:space="preserve"> (</w:t>
              </w:r>
            </w:ins>
            <w:ins w:id="20" w:author="Mark Pickering" w:date="2015-09-01T16:26:00Z">
              <w:r w:rsidR="007A7FB8">
                <w:rPr>
                  <w:rFonts w:ascii="Calibri" w:hAnsi="Calibri" w:cs="Arial"/>
                  <w:sz w:val="20"/>
                  <w:szCs w:val="20"/>
                </w:rPr>
                <w:fldChar w:fldCharType="begin"/>
              </w:r>
              <w:r w:rsidR="007A7FB8">
                <w:rPr>
                  <w:rFonts w:ascii="Calibri" w:hAnsi="Calibri" w:cs="Arial"/>
                  <w:sz w:val="20"/>
                  <w:szCs w:val="20"/>
                </w:rPr>
                <w:instrText xml:space="preserve"> HYPERLINK "</w:instrText>
              </w:r>
              <w:r w:rsidR="007A7FB8" w:rsidRPr="007A7FB8">
                <w:rPr>
                  <w:rFonts w:ascii="Calibri" w:hAnsi="Calibri" w:cs="Arial"/>
                  <w:sz w:val="20"/>
                  <w:szCs w:val="20"/>
                </w:rPr>
                <w:instrText>http://www.bbc.co.uk/news/science-environment-29464273</w:instrText>
              </w:r>
              <w:r w:rsidR="007A7FB8">
                <w:rPr>
                  <w:rFonts w:ascii="Calibri" w:hAnsi="Calibri" w:cs="Arial"/>
                  <w:sz w:val="20"/>
                  <w:szCs w:val="20"/>
                </w:rPr>
                <w:instrText xml:space="preserve">" </w:instrText>
              </w:r>
              <w:r w:rsidR="007A7FB8">
                <w:rPr>
                  <w:rFonts w:ascii="Calibri" w:hAnsi="Calibri" w:cs="Arial"/>
                  <w:sz w:val="20"/>
                  <w:szCs w:val="20"/>
                </w:rPr>
                <w:fldChar w:fldCharType="separate"/>
              </w:r>
              <w:r w:rsidR="007A7FB8" w:rsidRPr="00920CAD">
                <w:rPr>
                  <w:rStyle w:val="Hyperlink"/>
                  <w:rFonts w:ascii="Calibri" w:hAnsi="Calibri" w:cs="Arial"/>
                  <w:sz w:val="20"/>
                  <w:szCs w:val="20"/>
                </w:rPr>
                <w:t>http://www.bbc.co.uk/news/science-environment-29464273</w:t>
              </w:r>
              <w:r w:rsidR="007A7FB8">
                <w:rPr>
                  <w:rFonts w:ascii="Calibri" w:hAnsi="Calibri" w:cs="Arial"/>
                  <w:sz w:val="20"/>
                  <w:szCs w:val="20"/>
                </w:rPr>
                <w:fldChar w:fldCharType="end"/>
              </w:r>
              <w:r w:rsidR="007A7FB8">
                <w:rPr>
                  <w:rFonts w:ascii="Calibri" w:hAnsi="Calibri" w:cs="Arial"/>
                  <w:sz w:val="20"/>
                  <w:szCs w:val="20"/>
                </w:rPr>
                <w:t>)</w:t>
              </w:r>
            </w:ins>
            <w:r w:rsidR="00693B72">
              <w:rPr>
                <w:rFonts w:ascii="Calibri" w:hAnsi="Calibri" w:cs="Arial"/>
                <w:sz w:val="20"/>
                <w:szCs w:val="20"/>
              </w:rPr>
              <w:t>.</w:t>
            </w:r>
            <w:r>
              <w:rPr>
                <w:rFonts w:ascii="Calibri" w:hAnsi="Calibri" w:cs="Arial"/>
                <w:sz w:val="20"/>
                <w:szCs w:val="20"/>
              </w:rPr>
              <w:t xml:space="preserve"> For the OPSARS system the synergies need to be established. For example the size and low cost of the AUV platforms prohibits the use of many established </w:t>
            </w:r>
            <w:r w:rsidRPr="00046A25">
              <w:rPr>
                <w:rFonts w:ascii="Calibri" w:hAnsi="Calibri"/>
                <w:sz w:val="20"/>
                <w:szCs w:val="20"/>
              </w:rPr>
              <w:t>exteroceptive</w:t>
            </w:r>
            <w:r w:rsidRPr="00046A25">
              <w:rPr>
                <w:rFonts w:ascii="Calibri" w:hAnsi="Calibri" w:cs="Arial"/>
                <w:sz w:val="20"/>
                <w:szCs w:val="20"/>
              </w:rPr>
              <w:t xml:space="preserve"> sensors</w:t>
            </w:r>
            <w:r>
              <w:rPr>
                <w:rFonts w:ascii="Calibri" w:hAnsi="Calibri" w:cs="Arial"/>
                <w:sz w:val="20"/>
                <w:szCs w:val="20"/>
              </w:rPr>
              <w:t>; consequently it may be desirable for the UAV to perform an initial aerial survey off the locality to enhance the local map</w:t>
            </w:r>
            <w:r w:rsidR="00DD0AB0">
              <w:rPr>
                <w:rFonts w:ascii="Calibri" w:hAnsi="Calibri" w:cs="Arial"/>
                <w:sz w:val="20"/>
                <w:szCs w:val="20"/>
              </w:rPr>
              <w:t xml:space="preserve"> to be used by the AUV</w:t>
            </w:r>
            <w:r>
              <w:rPr>
                <w:rFonts w:ascii="Calibri" w:hAnsi="Calibri" w:cs="Arial"/>
                <w:sz w:val="20"/>
                <w:szCs w:val="20"/>
              </w:rPr>
              <w:t>.</w:t>
            </w:r>
            <w:r w:rsidR="0054187F">
              <w:rPr>
                <w:rFonts w:ascii="Calibri" w:hAnsi="Calibri" w:cs="Arial"/>
                <w:sz w:val="20"/>
                <w:szCs w:val="20"/>
              </w:rPr>
              <w:t xml:space="preserve"> This is of particular importance if the target location is a</w:t>
            </w:r>
            <w:r>
              <w:rPr>
                <w:rFonts w:ascii="Calibri" w:hAnsi="Calibri" w:cs="Arial"/>
                <w:sz w:val="20"/>
                <w:szCs w:val="20"/>
              </w:rPr>
              <w:t xml:space="preserve"> </w:t>
            </w:r>
            <w:r w:rsidR="0054187F">
              <w:rPr>
                <w:rFonts w:ascii="Calibri" w:hAnsi="Calibri" w:cs="Arial"/>
                <w:sz w:val="20"/>
                <w:szCs w:val="20"/>
              </w:rPr>
              <w:t>p</w:t>
            </w:r>
            <w:r w:rsidR="00DC4EB2">
              <w:rPr>
                <w:rFonts w:ascii="Calibri" w:hAnsi="Calibri" w:cs="Arial"/>
                <w:sz w:val="20"/>
                <w:szCs w:val="20"/>
              </w:rPr>
              <w:t>olynya (</w:t>
            </w:r>
            <w:r w:rsidR="0054187F">
              <w:rPr>
                <w:rFonts w:ascii="Calibri" w:hAnsi="Calibri" w:cs="Arial"/>
                <w:sz w:val="20"/>
                <w:szCs w:val="20"/>
              </w:rPr>
              <w:t xml:space="preserve">the edges of such unfrozen areas may not be known </w:t>
            </w:r>
            <w:r w:rsidR="0054187F" w:rsidRPr="0054187F">
              <w:rPr>
                <w:rFonts w:ascii="Calibri" w:hAnsi="Calibri" w:cs="Arial"/>
                <w:i/>
                <w:sz w:val="20"/>
                <w:szCs w:val="20"/>
              </w:rPr>
              <w:t>a priori</w:t>
            </w:r>
            <w:r w:rsidR="00DC4EB2">
              <w:rPr>
                <w:rFonts w:ascii="Calibri" w:hAnsi="Calibri" w:cs="Arial"/>
                <w:sz w:val="20"/>
                <w:szCs w:val="20"/>
              </w:rPr>
              <w:t>)</w:t>
            </w:r>
          </w:p>
          <w:p w14:paraId="4DFB55B9" w14:textId="14428FDD" w:rsidR="00ED396E" w:rsidRDefault="00ED396E" w:rsidP="002C04DE">
            <w:pPr>
              <w:pStyle w:val="ListParagraph"/>
              <w:numPr>
                <w:ilvl w:val="0"/>
                <w:numId w:val="10"/>
              </w:numPr>
              <w:rPr>
                <w:rFonts w:ascii="Calibri" w:hAnsi="Calibri" w:cs="Arial"/>
                <w:sz w:val="20"/>
                <w:szCs w:val="20"/>
              </w:rPr>
            </w:pPr>
            <w:r>
              <w:rPr>
                <w:rFonts w:ascii="Calibri" w:hAnsi="Calibri" w:cs="Arial"/>
                <w:sz w:val="20"/>
                <w:szCs w:val="20"/>
              </w:rPr>
              <w:t xml:space="preserve">environmental impact – for operations when the AUV is not recovered the environmental impact of the unit must be considered and mitigating actions taken in the design where the effects are not </w:t>
            </w:r>
            <w:r w:rsidR="00A8749F">
              <w:rPr>
                <w:rFonts w:ascii="Calibri" w:hAnsi="Calibri" w:cs="Arial"/>
                <w:sz w:val="20"/>
                <w:szCs w:val="20"/>
              </w:rPr>
              <w:t>acceptable</w:t>
            </w:r>
          </w:p>
          <w:p w14:paraId="14A13B31" w14:textId="60F78F55" w:rsidR="002C04DE" w:rsidRDefault="00A8749F" w:rsidP="002C04DE">
            <w:pPr>
              <w:pStyle w:val="ListParagraph"/>
              <w:numPr>
                <w:ilvl w:val="0"/>
                <w:numId w:val="10"/>
              </w:numPr>
              <w:rPr>
                <w:rFonts w:ascii="Calibri" w:hAnsi="Calibri" w:cs="Arial"/>
                <w:sz w:val="20"/>
                <w:szCs w:val="20"/>
              </w:rPr>
            </w:pPr>
            <w:r>
              <w:rPr>
                <w:rFonts w:ascii="Calibri" w:hAnsi="Calibri" w:cs="Arial"/>
                <w:sz w:val="20"/>
                <w:szCs w:val="20"/>
              </w:rPr>
              <w:t>l</w:t>
            </w:r>
            <w:r w:rsidR="00ED396E">
              <w:rPr>
                <w:rFonts w:ascii="Calibri" w:hAnsi="Calibri" w:cs="Arial"/>
                <w:sz w:val="20"/>
                <w:szCs w:val="20"/>
              </w:rPr>
              <w:t>egal</w:t>
            </w:r>
            <w:r w:rsidR="002C04DE">
              <w:rPr>
                <w:rFonts w:ascii="Calibri" w:hAnsi="Calibri" w:cs="Arial"/>
                <w:sz w:val="20"/>
                <w:szCs w:val="20"/>
              </w:rPr>
              <w:t xml:space="preserve"> implications</w:t>
            </w:r>
          </w:p>
          <w:p w14:paraId="4B9CBECE" w14:textId="10FF13D4" w:rsidR="002C04DE" w:rsidRPr="002C04DE" w:rsidRDefault="002C04DE" w:rsidP="002C04DE">
            <w:pPr>
              <w:pStyle w:val="ListParagraph"/>
              <w:numPr>
                <w:ilvl w:val="0"/>
                <w:numId w:val="10"/>
              </w:numPr>
              <w:rPr>
                <w:rFonts w:ascii="Calibri" w:hAnsi="Calibri" w:cs="Arial"/>
                <w:sz w:val="20"/>
                <w:szCs w:val="20"/>
              </w:rPr>
            </w:pPr>
            <w:r>
              <w:rPr>
                <w:rFonts w:ascii="Calibri" w:hAnsi="Calibri" w:cs="Arial"/>
                <w:sz w:val="20"/>
                <w:szCs w:val="20"/>
              </w:rPr>
              <w:t>scientific potential – an understanding of the range of science questions OPSARS may address</w:t>
            </w:r>
            <w:r w:rsidR="00746AE9">
              <w:rPr>
                <w:rFonts w:ascii="Calibri" w:hAnsi="Calibri" w:cs="Arial"/>
                <w:sz w:val="20"/>
                <w:szCs w:val="20"/>
              </w:rPr>
              <w:t xml:space="preserve"> (developed in collaboration with OES)</w:t>
            </w:r>
            <w:r w:rsidR="00A8749F">
              <w:rPr>
                <w:rFonts w:ascii="Calibri" w:hAnsi="Calibri" w:cs="Arial"/>
                <w:sz w:val="20"/>
                <w:szCs w:val="20"/>
              </w:rPr>
              <w:t>.</w:t>
            </w:r>
          </w:p>
          <w:p w14:paraId="307688D4" w14:textId="77777777" w:rsidR="00250B4A" w:rsidRDefault="00250B4A" w:rsidP="00746AE9">
            <w:pPr>
              <w:rPr>
                <w:rFonts w:ascii="Calibri" w:hAnsi="Calibri" w:cs="Arial"/>
                <w:sz w:val="20"/>
                <w:szCs w:val="20"/>
              </w:rPr>
            </w:pPr>
          </w:p>
          <w:p w14:paraId="6B584AA8" w14:textId="1E69C44C" w:rsidR="00337CA3" w:rsidRDefault="00866CEA" w:rsidP="00746AE9">
            <w:pPr>
              <w:rPr>
                <w:rFonts w:ascii="Calibri" w:hAnsi="Calibri" w:cs="Arial"/>
                <w:sz w:val="20"/>
                <w:szCs w:val="20"/>
              </w:rPr>
            </w:pPr>
            <w:r>
              <w:rPr>
                <w:rFonts w:ascii="Calibri" w:hAnsi="Calibri" w:cs="Arial"/>
                <w:sz w:val="20"/>
                <w:szCs w:val="20"/>
              </w:rPr>
              <w:t>The planned activities to be undertaken by the ECR employed on the OPSARS feasibility have also been de</w:t>
            </w:r>
            <w:r w:rsidR="00337CA3">
              <w:rPr>
                <w:rFonts w:ascii="Calibri" w:hAnsi="Calibri" w:cs="Arial"/>
                <w:sz w:val="20"/>
                <w:szCs w:val="20"/>
              </w:rPr>
              <w:t xml:space="preserve">signed </w:t>
            </w:r>
            <w:r w:rsidR="00250B4A">
              <w:rPr>
                <w:rFonts w:ascii="Calibri" w:hAnsi="Calibri" w:cs="Arial"/>
                <w:sz w:val="20"/>
                <w:szCs w:val="20"/>
              </w:rPr>
              <w:t>to explore the engineering, scientific and societal angles</w:t>
            </w:r>
            <w:r w:rsidR="00337CA3">
              <w:rPr>
                <w:rFonts w:ascii="Calibri" w:hAnsi="Calibri" w:cs="Arial"/>
                <w:sz w:val="20"/>
                <w:szCs w:val="20"/>
              </w:rPr>
              <w:t xml:space="preserve"> and</w:t>
            </w:r>
            <w:r w:rsidR="00250B4A">
              <w:rPr>
                <w:rFonts w:ascii="Calibri" w:hAnsi="Calibri" w:cs="Arial"/>
                <w:sz w:val="20"/>
                <w:szCs w:val="20"/>
              </w:rPr>
              <w:t>, correspondingly,</w:t>
            </w:r>
            <w:r w:rsidR="00337CA3">
              <w:rPr>
                <w:rFonts w:ascii="Calibri" w:hAnsi="Calibri" w:cs="Arial"/>
                <w:sz w:val="20"/>
                <w:szCs w:val="20"/>
              </w:rPr>
              <w:t xml:space="preserve"> include three major work packages:</w:t>
            </w:r>
          </w:p>
          <w:p w14:paraId="3F08C58A" w14:textId="4662C7E5" w:rsidR="00866CEA" w:rsidRDefault="00337CA3" w:rsidP="00746AE9">
            <w:pPr>
              <w:rPr>
                <w:rFonts w:ascii="Calibri" w:hAnsi="Calibri" w:cs="Arial"/>
                <w:sz w:val="20"/>
                <w:szCs w:val="20"/>
              </w:rPr>
            </w:pPr>
            <w:r>
              <w:rPr>
                <w:rFonts w:ascii="Calibri" w:hAnsi="Calibri" w:cs="Arial"/>
                <w:sz w:val="20"/>
                <w:szCs w:val="20"/>
              </w:rPr>
              <w:t xml:space="preserve"> </w:t>
            </w:r>
            <w:r w:rsidR="00866CEA">
              <w:rPr>
                <w:rFonts w:ascii="Calibri" w:hAnsi="Calibri" w:cs="Arial"/>
                <w:sz w:val="20"/>
                <w:szCs w:val="20"/>
              </w:rPr>
              <w:t xml:space="preserve"> </w:t>
            </w:r>
          </w:p>
          <w:p w14:paraId="4A2D1844" w14:textId="01888B0E" w:rsidR="00866CEA" w:rsidRDefault="00337CA3" w:rsidP="00746AE9">
            <w:pPr>
              <w:rPr>
                <w:rFonts w:ascii="Calibri" w:hAnsi="Calibri" w:cs="Arial"/>
                <w:sz w:val="20"/>
                <w:szCs w:val="20"/>
              </w:rPr>
            </w:pPr>
            <w:r>
              <w:rPr>
                <w:rFonts w:ascii="Calibri" w:hAnsi="Calibri" w:cs="Arial"/>
                <w:sz w:val="20"/>
                <w:szCs w:val="20"/>
              </w:rPr>
              <w:t xml:space="preserve">1. </w:t>
            </w:r>
            <w:r w:rsidRPr="00611F1E">
              <w:rPr>
                <w:rFonts w:ascii="Calibri" w:hAnsi="Calibri" w:cs="Arial"/>
                <w:sz w:val="20"/>
                <w:szCs w:val="20"/>
                <w:u w:val="single"/>
              </w:rPr>
              <w:t>Mission design</w:t>
            </w:r>
            <w:r w:rsidR="00BB45A1">
              <w:rPr>
                <w:rFonts w:ascii="Calibri" w:hAnsi="Calibri" w:cs="Arial"/>
                <w:sz w:val="20"/>
                <w:szCs w:val="20"/>
              </w:rPr>
              <w:t xml:space="preserve"> – analysis of </w:t>
            </w:r>
            <w:r>
              <w:rPr>
                <w:rFonts w:ascii="Calibri" w:hAnsi="Calibri" w:cs="Arial"/>
                <w:sz w:val="20"/>
                <w:szCs w:val="20"/>
              </w:rPr>
              <w:t xml:space="preserve">possible science missions </w:t>
            </w:r>
            <w:r w:rsidR="00BB45A1">
              <w:rPr>
                <w:rFonts w:ascii="Calibri" w:hAnsi="Calibri" w:cs="Arial"/>
                <w:sz w:val="20"/>
                <w:szCs w:val="20"/>
              </w:rPr>
              <w:t xml:space="preserve">using UAV/AUV </w:t>
            </w:r>
            <w:r>
              <w:rPr>
                <w:rFonts w:ascii="Calibri" w:hAnsi="Calibri" w:cs="Arial"/>
                <w:sz w:val="20"/>
                <w:szCs w:val="20"/>
              </w:rPr>
              <w:t xml:space="preserve">parametric performance models. </w:t>
            </w:r>
            <w:r w:rsidR="00611F1E">
              <w:rPr>
                <w:rFonts w:ascii="Calibri" w:hAnsi="Calibri" w:cs="Arial"/>
                <w:sz w:val="20"/>
                <w:szCs w:val="20"/>
              </w:rPr>
              <w:t xml:space="preserve">Detailed analysis of 1a) observing the interaction between </w:t>
            </w:r>
            <w:proofErr w:type="spellStart"/>
            <w:r w:rsidR="00611F1E">
              <w:rPr>
                <w:rFonts w:ascii="Calibri" w:hAnsi="Calibri" w:cs="Arial"/>
                <w:sz w:val="20"/>
                <w:szCs w:val="20"/>
              </w:rPr>
              <w:t>meso</w:t>
            </w:r>
            <w:proofErr w:type="spellEnd"/>
            <w:r w:rsidR="00611F1E">
              <w:rPr>
                <w:rFonts w:ascii="Calibri" w:hAnsi="Calibri" w:cs="Arial"/>
                <w:sz w:val="20"/>
                <w:szCs w:val="20"/>
              </w:rPr>
              <w:t xml:space="preserve">-scale eddies and </w:t>
            </w:r>
            <w:ins w:id="21" w:author="Mark Pickering" w:date="2015-09-01T16:33:00Z">
              <w:r w:rsidR="009330D7">
                <w:rPr>
                  <w:rFonts w:ascii="Calibri" w:hAnsi="Calibri" w:cs="Arial"/>
                  <w:sz w:val="20"/>
                  <w:szCs w:val="20"/>
                </w:rPr>
                <w:t xml:space="preserve">known seabed </w:t>
              </w:r>
            </w:ins>
            <w:r w:rsidR="00611F1E">
              <w:rPr>
                <w:rFonts w:ascii="Calibri" w:hAnsi="Calibri" w:cs="Arial"/>
                <w:sz w:val="20"/>
                <w:szCs w:val="20"/>
              </w:rPr>
              <w:t>topography and 2a) Deployme</w:t>
            </w:r>
            <w:r w:rsidR="00BB45A1">
              <w:rPr>
                <w:rFonts w:ascii="Calibri" w:hAnsi="Calibri" w:cs="Arial"/>
                <w:sz w:val="20"/>
                <w:szCs w:val="20"/>
              </w:rPr>
              <w:t xml:space="preserve">nt under </w:t>
            </w:r>
            <w:r w:rsidR="00611F1E">
              <w:rPr>
                <w:rFonts w:ascii="Calibri" w:hAnsi="Calibri" w:cs="Arial"/>
                <w:sz w:val="20"/>
                <w:szCs w:val="20"/>
              </w:rPr>
              <w:t>Arctic ice.</w:t>
            </w:r>
            <w:r w:rsidR="00BB45A1">
              <w:rPr>
                <w:rFonts w:ascii="Calibri" w:hAnsi="Calibri" w:cs="Arial"/>
                <w:sz w:val="20"/>
                <w:szCs w:val="20"/>
              </w:rPr>
              <w:t>*</w:t>
            </w:r>
          </w:p>
          <w:p w14:paraId="69AC0CB9" w14:textId="77777777" w:rsidR="00611F1E" w:rsidRDefault="00611F1E" w:rsidP="00746AE9">
            <w:pPr>
              <w:rPr>
                <w:rFonts w:ascii="Calibri" w:hAnsi="Calibri" w:cs="Arial"/>
                <w:sz w:val="20"/>
                <w:szCs w:val="20"/>
              </w:rPr>
            </w:pPr>
          </w:p>
          <w:p w14:paraId="0A00D41A" w14:textId="052D9291" w:rsidR="00611F1E" w:rsidRDefault="00611F1E" w:rsidP="00746AE9">
            <w:pPr>
              <w:rPr>
                <w:rFonts w:ascii="Calibri" w:hAnsi="Calibri" w:cs="Arial"/>
                <w:sz w:val="20"/>
                <w:szCs w:val="20"/>
              </w:rPr>
            </w:pPr>
            <w:r>
              <w:rPr>
                <w:rFonts w:ascii="Calibri" w:hAnsi="Calibri" w:cs="Arial"/>
                <w:sz w:val="20"/>
                <w:szCs w:val="20"/>
              </w:rPr>
              <w:t>2</w:t>
            </w:r>
            <w:r w:rsidR="00337CA3">
              <w:rPr>
                <w:rFonts w:ascii="Calibri" w:hAnsi="Calibri" w:cs="Arial"/>
                <w:sz w:val="20"/>
                <w:szCs w:val="20"/>
              </w:rPr>
              <w:t>.</w:t>
            </w:r>
            <w:r>
              <w:rPr>
                <w:rFonts w:ascii="Calibri" w:hAnsi="Calibri" w:cs="Arial"/>
                <w:sz w:val="20"/>
                <w:szCs w:val="20"/>
              </w:rPr>
              <w:t xml:space="preserve"> </w:t>
            </w:r>
            <w:r w:rsidRPr="00611F1E">
              <w:rPr>
                <w:rFonts w:ascii="Calibri" w:hAnsi="Calibri" w:cs="Arial"/>
                <w:sz w:val="20"/>
                <w:szCs w:val="20"/>
                <w:u w:val="single"/>
              </w:rPr>
              <w:t>Engineering</w:t>
            </w:r>
            <w:r>
              <w:rPr>
                <w:rFonts w:ascii="Calibri" w:hAnsi="Calibri" w:cs="Arial"/>
                <w:sz w:val="20"/>
                <w:szCs w:val="20"/>
              </w:rPr>
              <w:t xml:space="preserve"> – conceptual design of the deployment process and auxiliary equipment, including the mechanism for AUV targeting.</w:t>
            </w:r>
          </w:p>
          <w:p w14:paraId="0870F532" w14:textId="77777777" w:rsidR="00611F1E" w:rsidRDefault="00611F1E" w:rsidP="00746AE9">
            <w:pPr>
              <w:rPr>
                <w:rFonts w:ascii="Calibri" w:hAnsi="Calibri" w:cs="Arial"/>
                <w:sz w:val="20"/>
                <w:szCs w:val="20"/>
              </w:rPr>
            </w:pPr>
          </w:p>
          <w:p w14:paraId="3D8E27E6" w14:textId="77777777" w:rsidR="002B4FBF" w:rsidRDefault="00611F1E" w:rsidP="00250B4A">
            <w:pPr>
              <w:rPr>
                <w:rFonts w:ascii="Calibri" w:hAnsi="Calibri" w:cs="Arial"/>
                <w:sz w:val="20"/>
                <w:szCs w:val="20"/>
              </w:rPr>
            </w:pPr>
            <w:r>
              <w:rPr>
                <w:rFonts w:ascii="Calibri" w:hAnsi="Calibri" w:cs="Arial"/>
                <w:sz w:val="20"/>
                <w:szCs w:val="20"/>
              </w:rPr>
              <w:t>3.</w:t>
            </w:r>
            <w:r w:rsidR="00337CA3">
              <w:rPr>
                <w:rFonts w:ascii="Calibri" w:hAnsi="Calibri" w:cs="Arial"/>
                <w:sz w:val="20"/>
                <w:szCs w:val="20"/>
              </w:rPr>
              <w:t xml:space="preserve"> </w:t>
            </w:r>
            <w:r w:rsidRPr="00611F1E">
              <w:rPr>
                <w:rFonts w:ascii="Calibri" w:hAnsi="Calibri" w:cs="Arial"/>
                <w:sz w:val="20"/>
                <w:szCs w:val="20"/>
                <w:u w:val="single"/>
              </w:rPr>
              <w:t>Enterprise, society, regulations</w:t>
            </w:r>
            <w:r w:rsidR="00250B4A">
              <w:rPr>
                <w:rFonts w:ascii="Calibri" w:hAnsi="Calibri" w:cs="Arial"/>
                <w:sz w:val="20"/>
                <w:szCs w:val="20"/>
                <w:u w:val="single"/>
              </w:rPr>
              <w:t>,</w:t>
            </w:r>
            <w:r w:rsidR="00250B4A" w:rsidRPr="00250B4A">
              <w:rPr>
                <w:rFonts w:ascii="Calibri" w:hAnsi="Calibri" w:cs="Arial"/>
                <w:sz w:val="20"/>
                <w:szCs w:val="20"/>
              </w:rPr>
              <w:t xml:space="preserve"> including </w:t>
            </w:r>
            <w:r>
              <w:rPr>
                <w:rFonts w:ascii="Calibri" w:hAnsi="Calibri" w:cs="Arial"/>
                <w:sz w:val="20"/>
                <w:szCs w:val="20"/>
              </w:rPr>
              <w:t>a clear path towards commercialisation</w:t>
            </w:r>
            <w:r w:rsidR="00250B4A">
              <w:rPr>
                <w:rFonts w:ascii="Calibri" w:hAnsi="Calibri" w:cs="Arial"/>
                <w:sz w:val="20"/>
                <w:szCs w:val="20"/>
              </w:rPr>
              <w:t>.</w:t>
            </w:r>
            <w:r w:rsidR="00B44FC3">
              <w:rPr>
                <w:rFonts w:ascii="Calibri" w:hAnsi="Calibri" w:cs="Arial"/>
                <w:sz w:val="20"/>
                <w:szCs w:val="20"/>
              </w:rPr>
              <w:t xml:space="preserve"> </w:t>
            </w:r>
          </w:p>
          <w:p w14:paraId="119D828A" w14:textId="77777777" w:rsidR="00250B4A" w:rsidRDefault="00250B4A" w:rsidP="00250B4A">
            <w:pPr>
              <w:rPr>
                <w:rFonts w:ascii="Calibri" w:hAnsi="Calibri" w:cs="Arial"/>
                <w:sz w:val="20"/>
                <w:szCs w:val="20"/>
              </w:rPr>
            </w:pPr>
          </w:p>
          <w:p w14:paraId="6F1637B8" w14:textId="77777777" w:rsidR="00250B4A" w:rsidRDefault="00250B4A" w:rsidP="00250B4A">
            <w:pPr>
              <w:rPr>
                <w:rFonts w:ascii="Calibri" w:hAnsi="Calibri" w:cs="Arial"/>
                <w:sz w:val="20"/>
                <w:szCs w:val="20"/>
              </w:rPr>
            </w:pPr>
            <w:r>
              <w:rPr>
                <w:rFonts w:ascii="Calibri" w:hAnsi="Calibri" w:cs="Arial"/>
                <w:sz w:val="20"/>
                <w:szCs w:val="20"/>
              </w:rPr>
              <w:t xml:space="preserve">The effectiveness of a concept like OPSARS is determined by how closely aligned the engineering goals are with a clearly defined science need. Indeed, therein lies the core challenge that we are proposing to address here. The engineering building blocks are either in place or in the process of being developed – this feasibility study is centred on the </w:t>
            </w:r>
            <w:r w:rsidRPr="00074C68">
              <w:rPr>
                <w:rFonts w:ascii="Calibri" w:hAnsi="Calibri" w:cs="Arial"/>
                <w:i/>
                <w:sz w:val="20"/>
                <w:szCs w:val="20"/>
              </w:rPr>
              <w:t>integration</w:t>
            </w:r>
            <w:r>
              <w:rPr>
                <w:rFonts w:ascii="Calibri" w:hAnsi="Calibri" w:cs="Arial"/>
                <w:sz w:val="20"/>
                <w:szCs w:val="20"/>
              </w:rPr>
              <w:t xml:space="preserve"> of these components in a way that will best address the identified science needs. This is a multi-disciplinary challenge, involving a two-way interaction between the science stake-holder and the engineers.</w:t>
            </w:r>
          </w:p>
          <w:p w14:paraId="4264843B" w14:textId="77777777" w:rsidR="00BB45A1" w:rsidRDefault="00BB45A1" w:rsidP="00250B4A">
            <w:pPr>
              <w:rPr>
                <w:rFonts w:ascii="Calibri" w:hAnsi="Calibri" w:cs="Arial"/>
                <w:sz w:val="20"/>
                <w:szCs w:val="20"/>
              </w:rPr>
            </w:pPr>
          </w:p>
          <w:p w14:paraId="4A253BC2" w14:textId="24F45746" w:rsidR="00BB45A1" w:rsidRPr="00AB459D" w:rsidRDefault="00BB45A1" w:rsidP="00250B4A">
            <w:pPr>
              <w:rPr>
                <w:rFonts w:ascii="Calibri" w:hAnsi="Calibri" w:cs="Arial"/>
                <w:sz w:val="20"/>
                <w:szCs w:val="20"/>
              </w:rPr>
            </w:pPr>
            <w:r>
              <w:rPr>
                <w:rFonts w:ascii="Calibri" w:hAnsi="Calibri" w:cs="Arial"/>
                <w:sz w:val="20"/>
                <w:szCs w:val="20"/>
              </w:rPr>
              <w:t xml:space="preserve">*This work package will be augmented by an </w:t>
            </w:r>
            <w:commentRangeStart w:id="22"/>
            <w:r>
              <w:rPr>
                <w:rFonts w:ascii="Calibri" w:hAnsi="Calibri" w:cs="Arial"/>
                <w:sz w:val="20"/>
                <w:szCs w:val="20"/>
              </w:rPr>
              <w:t xml:space="preserve">undergraduate student project </w:t>
            </w:r>
            <w:commentRangeEnd w:id="22"/>
            <w:r w:rsidR="009330D7">
              <w:rPr>
                <w:rStyle w:val="CommentReference"/>
              </w:rPr>
              <w:commentReference w:id="22"/>
            </w:r>
            <w:r>
              <w:rPr>
                <w:rFonts w:ascii="Calibri" w:hAnsi="Calibri" w:cs="Arial"/>
                <w:sz w:val="20"/>
                <w:szCs w:val="20"/>
              </w:rPr>
              <w:t xml:space="preserve">offered at OES. </w:t>
            </w:r>
          </w:p>
        </w:tc>
      </w:tr>
    </w:tbl>
    <w:p w14:paraId="6DEC0427" w14:textId="77777777" w:rsidR="00146650" w:rsidRPr="00AB459D" w:rsidRDefault="00146650" w:rsidP="002B4FBF">
      <w:pPr>
        <w:rPr>
          <w:rFonts w:ascii="Calibri" w:hAnsi="Calibri" w:cs="Arial"/>
          <w:sz w:val="20"/>
          <w:szCs w:val="20"/>
        </w:rPr>
      </w:pPr>
    </w:p>
    <w:tbl>
      <w:tblPr>
        <w:tblW w:w="918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80"/>
      </w:tblGrid>
      <w:tr w:rsidR="005F2A36" w:rsidRPr="00AB459D" w14:paraId="4324AE44" w14:textId="77777777" w:rsidTr="005F2A36">
        <w:trPr>
          <w:trHeight w:val="549"/>
        </w:trPr>
        <w:tc>
          <w:tcPr>
            <w:tcW w:w="9180" w:type="dxa"/>
          </w:tcPr>
          <w:p w14:paraId="12683778" w14:textId="4F85AD0E" w:rsidR="005F2A36" w:rsidRPr="00AB459D" w:rsidRDefault="00CD7E63" w:rsidP="003B56D5">
            <w:pPr>
              <w:spacing w:after="200"/>
              <w:jc w:val="both"/>
              <w:rPr>
                <w:rFonts w:ascii="Calibri" w:hAnsi="Calibri" w:cs="Arial"/>
                <w:sz w:val="20"/>
                <w:szCs w:val="20"/>
              </w:rPr>
            </w:pPr>
            <w:r w:rsidRPr="00AB459D">
              <w:rPr>
                <w:rFonts w:ascii="Calibri" w:hAnsi="Calibri" w:cs="Arial"/>
                <w:sz w:val="20"/>
                <w:szCs w:val="20"/>
              </w:rPr>
              <w:t>Statement of</w:t>
            </w:r>
            <w:r w:rsidR="00A47548">
              <w:rPr>
                <w:rFonts w:ascii="Calibri" w:hAnsi="Calibri" w:cs="Arial"/>
                <w:sz w:val="20"/>
                <w:szCs w:val="20"/>
              </w:rPr>
              <w:t xml:space="preserve"> interdisciplinary ‘cross-faculty</w:t>
            </w:r>
            <w:r w:rsidRPr="00AB459D">
              <w:rPr>
                <w:rFonts w:ascii="Calibri" w:hAnsi="Calibri" w:cs="Arial"/>
                <w:sz w:val="20"/>
                <w:szCs w:val="20"/>
              </w:rPr>
              <w:t>’ nature (max 250 words)</w:t>
            </w:r>
            <w:r w:rsidR="003B56D5" w:rsidRPr="00AB459D">
              <w:rPr>
                <w:rFonts w:ascii="Calibri" w:hAnsi="Calibri" w:cs="Arial"/>
                <w:sz w:val="20"/>
                <w:szCs w:val="20"/>
              </w:rPr>
              <w:t>:</w:t>
            </w:r>
          </w:p>
        </w:tc>
      </w:tr>
      <w:tr w:rsidR="005F2A36" w:rsidRPr="00AB459D" w14:paraId="62168C30" w14:textId="77777777" w:rsidTr="000B6D22">
        <w:trPr>
          <w:trHeight w:val="781"/>
        </w:trPr>
        <w:tc>
          <w:tcPr>
            <w:tcW w:w="9180" w:type="dxa"/>
          </w:tcPr>
          <w:p w14:paraId="5E41B8EB" w14:textId="4FC3F063" w:rsidR="00074C68" w:rsidRDefault="00250B4A" w:rsidP="00074C68">
            <w:pPr>
              <w:rPr>
                <w:rFonts w:ascii="Calibri" w:hAnsi="Calibri" w:cs="Arial"/>
                <w:sz w:val="20"/>
                <w:szCs w:val="20"/>
              </w:rPr>
            </w:pPr>
            <w:r>
              <w:rPr>
                <w:rFonts w:ascii="Calibri" w:hAnsi="Calibri" w:cs="Arial"/>
                <w:sz w:val="20"/>
                <w:szCs w:val="20"/>
              </w:rPr>
              <w:t>We propose to achieve the challenge defined above</w:t>
            </w:r>
            <w:r w:rsidR="00074C68">
              <w:rPr>
                <w:rFonts w:ascii="Calibri" w:hAnsi="Calibri" w:cs="Arial"/>
                <w:sz w:val="20"/>
                <w:szCs w:val="20"/>
              </w:rPr>
              <w:t xml:space="preserve"> through an iterative approach, wherein a gradual refinement of the engineering solution – the combined UAV/AUV autonomous system – is intertwined with a </w:t>
            </w:r>
            <w:r>
              <w:rPr>
                <w:rFonts w:ascii="Calibri" w:hAnsi="Calibri" w:cs="Arial"/>
                <w:sz w:val="20"/>
                <w:szCs w:val="20"/>
              </w:rPr>
              <w:t>fine-tuning</w:t>
            </w:r>
            <w:r w:rsidR="00074C68">
              <w:rPr>
                <w:rFonts w:ascii="Calibri" w:hAnsi="Calibri" w:cs="Arial"/>
                <w:sz w:val="20"/>
                <w:szCs w:val="20"/>
              </w:rPr>
              <w:t xml:space="preserve"> of the corresponding science mission.</w:t>
            </w:r>
          </w:p>
          <w:p w14:paraId="4242D280" w14:textId="77777777" w:rsidR="00074C68" w:rsidRDefault="00074C68" w:rsidP="00074C68">
            <w:pPr>
              <w:rPr>
                <w:rFonts w:ascii="Calibri" w:hAnsi="Calibri" w:cs="Arial"/>
                <w:sz w:val="20"/>
                <w:szCs w:val="20"/>
              </w:rPr>
            </w:pPr>
          </w:p>
          <w:p w14:paraId="4050E692" w14:textId="23A87DAE" w:rsidR="00074C68" w:rsidRDefault="00074C68" w:rsidP="00074C68">
            <w:pPr>
              <w:rPr>
                <w:rFonts w:ascii="Calibri" w:hAnsi="Calibri" w:cs="Arial"/>
                <w:sz w:val="20"/>
                <w:szCs w:val="20"/>
              </w:rPr>
            </w:pPr>
            <w:r>
              <w:rPr>
                <w:rFonts w:ascii="Calibri" w:hAnsi="Calibri" w:cs="Arial"/>
                <w:sz w:val="20"/>
                <w:szCs w:val="20"/>
              </w:rPr>
              <w:t xml:space="preserve">This deviates from much common practice, wherein a science objective is formulated </w:t>
            </w:r>
            <w:r w:rsidR="00F6261E">
              <w:rPr>
                <w:rFonts w:ascii="Calibri" w:hAnsi="Calibri" w:cs="Arial"/>
                <w:sz w:val="20"/>
                <w:szCs w:val="20"/>
              </w:rPr>
              <w:t>and is ‘thrown over the wall’ to an engineering team, who then develop the final product. The result is likely to be suboptimal, because the formulation of the science objective is often already prejudiced by the existence of a notional presumed engineering solution and the engineering team will have no choice but to closely follow the resulting design brief.</w:t>
            </w:r>
            <w:r w:rsidR="00B828E5">
              <w:rPr>
                <w:rFonts w:ascii="Calibri" w:hAnsi="Calibri" w:cs="Arial"/>
                <w:sz w:val="20"/>
                <w:szCs w:val="20"/>
              </w:rPr>
              <w:t xml:space="preserve"> Equally, in such processes engineering choices are often made without regard to science needs. </w:t>
            </w:r>
          </w:p>
          <w:p w14:paraId="3A6A3260" w14:textId="77777777" w:rsidR="00F6261E" w:rsidRDefault="00F6261E" w:rsidP="00074C68">
            <w:pPr>
              <w:rPr>
                <w:rFonts w:ascii="Calibri" w:hAnsi="Calibri" w:cs="Arial"/>
                <w:sz w:val="20"/>
                <w:szCs w:val="20"/>
              </w:rPr>
            </w:pPr>
          </w:p>
          <w:p w14:paraId="10857490" w14:textId="2E1347A7" w:rsidR="00F6261E" w:rsidRDefault="00F6261E" w:rsidP="00074C68">
            <w:pPr>
              <w:rPr>
                <w:rFonts w:ascii="Calibri" w:hAnsi="Calibri" w:cs="Arial"/>
                <w:sz w:val="20"/>
                <w:szCs w:val="20"/>
              </w:rPr>
            </w:pPr>
            <w:r>
              <w:rPr>
                <w:rFonts w:ascii="Calibri" w:hAnsi="Calibri" w:cs="Arial"/>
                <w:sz w:val="20"/>
                <w:szCs w:val="20"/>
              </w:rPr>
              <w:t>The proposed approach within OPSARS is a much more organic interweaving of the two processes, made possible by the multi-disciplinary composition of its team of investigators – it is thus hoped that the exact science mission and the autonomous system can evolve together.</w:t>
            </w:r>
          </w:p>
          <w:p w14:paraId="7C7E5B4E" w14:textId="77777777" w:rsidR="00074C68" w:rsidRDefault="00074C68" w:rsidP="00074C68">
            <w:pPr>
              <w:rPr>
                <w:rFonts w:ascii="Calibri" w:hAnsi="Calibri" w:cs="Arial"/>
                <w:sz w:val="20"/>
                <w:szCs w:val="20"/>
              </w:rPr>
            </w:pPr>
          </w:p>
          <w:p w14:paraId="613CB8B6" w14:textId="2AB6ECBC" w:rsidR="005F2A36" w:rsidRDefault="00B828E5" w:rsidP="005F2A36">
            <w:pPr>
              <w:rPr>
                <w:rFonts w:ascii="Calibri" w:hAnsi="Calibri" w:cs="Arial"/>
                <w:sz w:val="20"/>
                <w:szCs w:val="20"/>
              </w:rPr>
            </w:pPr>
            <w:r>
              <w:rPr>
                <w:rFonts w:ascii="Calibri" w:hAnsi="Calibri" w:cs="Arial"/>
                <w:sz w:val="20"/>
                <w:szCs w:val="20"/>
              </w:rPr>
              <w:lastRenderedPageBreak/>
              <w:t>This partnership combines expertise in aeronautics in AACE (FEE), marine autonomous systems in the MARS group at the NOC, with observational oceanography needs from Ocean and Earth Sciences.  It is a unique synergy between these centres of excellence in Southampton and ideally aligned with the aims of SMMI.</w:t>
            </w:r>
          </w:p>
          <w:p w14:paraId="7186FC00" w14:textId="77777777" w:rsidR="00B828E5" w:rsidRDefault="00B828E5" w:rsidP="005F2A36">
            <w:pPr>
              <w:rPr>
                <w:rFonts w:ascii="Calibri" w:hAnsi="Calibri" w:cs="Arial"/>
                <w:sz w:val="20"/>
                <w:szCs w:val="20"/>
              </w:rPr>
            </w:pPr>
          </w:p>
          <w:p w14:paraId="20226201" w14:textId="48F062EF" w:rsidR="00B828E5" w:rsidRPr="00AB459D" w:rsidRDefault="00B828E5" w:rsidP="0054187F">
            <w:pPr>
              <w:rPr>
                <w:rFonts w:ascii="Calibri" w:hAnsi="Calibri" w:cs="Arial"/>
                <w:sz w:val="20"/>
                <w:szCs w:val="20"/>
              </w:rPr>
            </w:pPr>
            <w:r>
              <w:rPr>
                <w:rFonts w:ascii="Calibri" w:hAnsi="Calibri" w:cs="Arial"/>
                <w:sz w:val="20"/>
                <w:szCs w:val="20"/>
              </w:rPr>
              <w:t>Combining unmanned</w:t>
            </w:r>
            <w:r w:rsidR="0054187F">
              <w:rPr>
                <w:rFonts w:ascii="Calibri" w:hAnsi="Calibri" w:cs="Arial"/>
                <w:sz w:val="20"/>
                <w:szCs w:val="20"/>
              </w:rPr>
              <w:t xml:space="preserve"> aerial and underwater vehicles, as driven by a clear science (and societal) need is </w:t>
            </w:r>
            <w:r>
              <w:rPr>
                <w:rFonts w:ascii="Calibri" w:hAnsi="Calibri" w:cs="Arial"/>
                <w:sz w:val="20"/>
                <w:szCs w:val="20"/>
              </w:rPr>
              <w:t>adven</w:t>
            </w:r>
            <w:r w:rsidR="0054187F">
              <w:rPr>
                <w:rFonts w:ascii="Calibri" w:hAnsi="Calibri" w:cs="Arial"/>
                <w:sz w:val="20"/>
                <w:szCs w:val="20"/>
              </w:rPr>
              <w:t xml:space="preserve">turous and </w:t>
            </w:r>
            <w:r>
              <w:rPr>
                <w:rFonts w:ascii="Calibri" w:hAnsi="Calibri" w:cs="Arial"/>
                <w:sz w:val="20"/>
                <w:szCs w:val="20"/>
              </w:rPr>
              <w:t xml:space="preserve">ambitious </w:t>
            </w:r>
            <w:r w:rsidR="0054187F">
              <w:rPr>
                <w:rFonts w:ascii="Calibri" w:hAnsi="Calibri" w:cs="Arial"/>
                <w:sz w:val="20"/>
                <w:szCs w:val="20"/>
              </w:rPr>
              <w:t>and it is only possible through the exploitation of these synergies.</w:t>
            </w:r>
          </w:p>
        </w:tc>
      </w:tr>
    </w:tbl>
    <w:p w14:paraId="160D06C0" w14:textId="77777777" w:rsidR="005F2A36" w:rsidRPr="00AB459D" w:rsidRDefault="005F2A36" w:rsidP="002B4FBF">
      <w:pPr>
        <w:rPr>
          <w:rFonts w:ascii="Calibri" w:hAnsi="Calibri" w:cs="Arial"/>
          <w:sz w:val="20"/>
          <w:szCs w:val="20"/>
        </w:rPr>
      </w:pPr>
    </w:p>
    <w:tbl>
      <w:tblPr>
        <w:tblW w:w="918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80"/>
      </w:tblGrid>
      <w:tr w:rsidR="002656F2" w:rsidRPr="00AB459D" w14:paraId="093448B4" w14:textId="77777777" w:rsidTr="00957F6B">
        <w:trPr>
          <w:trHeight w:val="549"/>
        </w:trPr>
        <w:tc>
          <w:tcPr>
            <w:tcW w:w="9180" w:type="dxa"/>
          </w:tcPr>
          <w:p w14:paraId="0CC8AA27" w14:textId="77777777" w:rsidR="002656F2" w:rsidRPr="00AB459D" w:rsidRDefault="002656F2" w:rsidP="003B56D5">
            <w:pPr>
              <w:spacing w:after="200"/>
              <w:jc w:val="both"/>
              <w:rPr>
                <w:rFonts w:ascii="Calibri" w:hAnsi="Calibri" w:cs="Arial"/>
                <w:sz w:val="20"/>
                <w:szCs w:val="20"/>
              </w:rPr>
            </w:pPr>
            <w:r w:rsidRPr="00AB459D">
              <w:rPr>
                <w:rFonts w:ascii="Calibri" w:hAnsi="Calibri" w:cs="Arial"/>
                <w:sz w:val="20"/>
                <w:szCs w:val="20"/>
              </w:rPr>
              <w:t>Statement of industrial collaboration (max 250 words)</w:t>
            </w:r>
            <w:r w:rsidR="003B56D5" w:rsidRPr="00AB459D">
              <w:rPr>
                <w:rFonts w:ascii="Calibri" w:hAnsi="Calibri" w:cs="Arial"/>
                <w:sz w:val="20"/>
                <w:szCs w:val="20"/>
              </w:rPr>
              <w:t>:</w:t>
            </w:r>
          </w:p>
        </w:tc>
      </w:tr>
      <w:tr w:rsidR="002656F2" w:rsidRPr="00AB459D" w14:paraId="4C95C2EF" w14:textId="77777777" w:rsidTr="00957F6B">
        <w:trPr>
          <w:trHeight w:val="781"/>
        </w:trPr>
        <w:tc>
          <w:tcPr>
            <w:tcW w:w="9180" w:type="dxa"/>
          </w:tcPr>
          <w:p w14:paraId="35D5CD26" w14:textId="1F9C8209" w:rsidR="002656F2" w:rsidRPr="00AB459D" w:rsidRDefault="002656F2" w:rsidP="00957F6B">
            <w:pPr>
              <w:ind w:left="180"/>
              <w:rPr>
                <w:rFonts w:ascii="Calibri" w:hAnsi="Calibri" w:cs="Arial"/>
                <w:sz w:val="20"/>
                <w:szCs w:val="20"/>
              </w:rPr>
            </w:pPr>
          </w:p>
          <w:p w14:paraId="51545EB2" w14:textId="1CC56AC4" w:rsidR="005D2E89" w:rsidRDefault="00250B4A" w:rsidP="00957F6B">
            <w:pPr>
              <w:ind w:left="180"/>
              <w:rPr>
                <w:ins w:id="23" w:author="Mark Pickering" w:date="2015-09-01T16:49:00Z"/>
                <w:rFonts w:ascii="Calibri" w:hAnsi="Calibri" w:cs="Arial"/>
                <w:sz w:val="20"/>
                <w:szCs w:val="20"/>
              </w:rPr>
            </w:pPr>
            <w:del w:id="24" w:author="Mark Pickering" w:date="2015-09-01T17:32:00Z">
              <w:r w:rsidDel="00DC0AAE">
                <w:rPr>
                  <w:rFonts w:ascii="Calibri" w:hAnsi="Calibri" w:cs="Arial"/>
                  <w:sz w:val="20"/>
                  <w:szCs w:val="20"/>
                </w:rPr>
                <w:delText>We propose to carry out this feasibility study – in particular the third work package outlined above - in collaboration with Planet Ocean, in the context of the relevant regulatory framework associated with the mission designed under work package 1.</w:delText>
              </w:r>
            </w:del>
          </w:p>
          <w:p w14:paraId="645DFE48" w14:textId="77777777" w:rsidR="00C061F4" w:rsidRDefault="005D2E89" w:rsidP="005D2E89">
            <w:pPr>
              <w:ind w:left="180"/>
              <w:rPr>
                <w:ins w:id="25" w:author="Mark Pickering" w:date="2015-09-01T17:15:00Z"/>
                <w:rFonts w:ascii="Calibri" w:hAnsi="Calibri" w:cs="Arial"/>
                <w:sz w:val="20"/>
                <w:szCs w:val="20"/>
              </w:rPr>
            </w:pPr>
            <w:ins w:id="26" w:author="Mark Pickering" w:date="2015-09-01T16:49:00Z">
              <w:r w:rsidRPr="005D2E89">
                <w:rPr>
                  <w:rFonts w:ascii="Calibri" w:hAnsi="Calibri" w:cs="Arial"/>
                  <w:sz w:val="20"/>
                  <w:szCs w:val="20"/>
                </w:rPr>
                <w:t>This work will be conducted with in-kind support from Planet Ocean (PO) Ltd (http://planet-ocean.co.uk/). PO are a UK based SME providing expertise in oceanographic sensors and platforms</w:t>
              </w:r>
            </w:ins>
            <w:ins w:id="27" w:author="Mark Pickering" w:date="2015-09-01T17:11:00Z">
              <w:r w:rsidR="00C061F4">
                <w:rPr>
                  <w:rFonts w:ascii="Calibri" w:hAnsi="Calibri" w:cs="Arial"/>
                  <w:sz w:val="20"/>
                  <w:szCs w:val="20"/>
                </w:rPr>
                <w:t>,</w:t>
              </w:r>
            </w:ins>
            <w:ins w:id="28" w:author="Mark Pickering" w:date="2015-09-01T17:09:00Z">
              <w:r w:rsidR="00C061F4">
                <w:rPr>
                  <w:rFonts w:ascii="Calibri" w:hAnsi="Calibri" w:cs="Arial"/>
                  <w:sz w:val="20"/>
                  <w:szCs w:val="20"/>
                </w:rPr>
                <w:t xml:space="preserve"> </w:t>
              </w:r>
            </w:ins>
            <w:ins w:id="29" w:author="Mark Pickering" w:date="2015-09-01T17:10:00Z">
              <w:r w:rsidR="00C061F4">
                <w:rPr>
                  <w:rFonts w:ascii="Calibri" w:hAnsi="Calibri" w:cs="Arial"/>
                  <w:sz w:val="20"/>
                  <w:szCs w:val="20"/>
                </w:rPr>
                <w:t xml:space="preserve">as well as </w:t>
              </w:r>
            </w:ins>
            <w:ins w:id="30" w:author="Mark Pickering" w:date="2015-09-01T17:09:00Z">
              <w:r w:rsidR="00C061F4">
                <w:rPr>
                  <w:rFonts w:ascii="Calibri" w:hAnsi="Calibri" w:cs="Arial"/>
                  <w:sz w:val="20"/>
                  <w:szCs w:val="20"/>
                </w:rPr>
                <w:t xml:space="preserve">cross sector </w:t>
              </w:r>
            </w:ins>
            <w:ins w:id="31" w:author="Mark Pickering" w:date="2015-09-01T17:11:00Z">
              <w:r w:rsidR="00C061F4">
                <w:rPr>
                  <w:rFonts w:ascii="Calibri" w:hAnsi="Calibri" w:cs="Arial"/>
                  <w:sz w:val="20"/>
                  <w:szCs w:val="20"/>
                </w:rPr>
                <w:t>marine</w:t>
              </w:r>
              <w:r w:rsidR="00C061F4">
                <w:rPr>
                  <w:rFonts w:ascii="Calibri" w:hAnsi="Calibri" w:cs="Arial"/>
                  <w:sz w:val="20"/>
                  <w:szCs w:val="20"/>
                </w:rPr>
                <w:t xml:space="preserve"> </w:t>
              </w:r>
            </w:ins>
            <w:ins w:id="32" w:author="Mark Pickering" w:date="2015-09-01T17:09:00Z">
              <w:r w:rsidR="00C061F4">
                <w:rPr>
                  <w:rFonts w:ascii="Calibri" w:hAnsi="Calibri" w:cs="Arial"/>
                  <w:sz w:val="20"/>
                  <w:szCs w:val="20"/>
                </w:rPr>
                <w:t>end user requirements</w:t>
              </w:r>
            </w:ins>
            <w:ins w:id="33" w:author="Mark Pickering" w:date="2015-09-01T16:49:00Z">
              <w:r w:rsidRPr="005D2E89">
                <w:rPr>
                  <w:rFonts w:ascii="Calibri" w:hAnsi="Calibri" w:cs="Arial"/>
                  <w:sz w:val="20"/>
                  <w:szCs w:val="20"/>
                </w:rPr>
                <w:t xml:space="preserve">. </w:t>
              </w:r>
            </w:ins>
          </w:p>
          <w:p w14:paraId="2CD164D5" w14:textId="77777777" w:rsidR="00C061F4" w:rsidRDefault="00C061F4" w:rsidP="005D2E89">
            <w:pPr>
              <w:ind w:left="180"/>
              <w:rPr>
                <w:ins w:id="34" w:author="Mark Pickering" w:date="2015-09-01T17:15:00Z"/>
                <w:rFonts w:ascii="Calibri" w:hAnsi="Calibri" w:cs="Arial"/>
                <w:sz w:val="20"/>
                <w:szCs w:val="20"/>
              </w:rPr>
            </w:pPr>
          </w:p>
          <w:p w14:paraId="7EBFE28A" w14:textId="0B92D318" w:rsidR="005D2E89" w:rsidRPr="005D2E89" w:rsidRDefault="005D2E89" w:rsidP="00AB30A1">
            <w:pPr>
              <w:ind w:left="180"/>
              <w:rPr>
                <w:ins w:id="35" w:author="Mark Pickering" w:date="2015-09-01T16:49:00Z"/>
                <w:rFonts w:ascii="Calibri" w:hAnsi="Calibri" w:cs="Arial"/>
                <w:sz w:val="20"/>
                <w:szCs w:val="20"/>
              </w:rPr>
            </w:pPr>
            <w:ins w:id="36" w:author="Mark Pickering" w:date="2015-09-01T16:49:00Z">
              <w:r w:rsidRPr="005D2E89">
                <w:rPr>
                  <w:rFonts w:ascii="Calibri" w:hAnsi="Calibri" w:cs="Arial"/>
                  <w:sz w:val="20"/>
                  <w:szCs w:val="20"/>
                </w:rPr>
                <w:t>They are already engaged in the production of the light AUV platforms as lead partner for the Innovate UK CRD Grant (</w:t>
              </w:r>
            </w:ins>
            <w:ins w:id="37" w:author="Mark Pickering" w:date="2015-09-01T17:10:00Z">
              <w:r w:rsidR="00C061F4">
                <w:rPr>
                  <w:rFonts w:ascii="Calibri" w:hAnsi="Calibri" w:cs="Arial"/>
                  <w:sz w:val="20"/>
                  <w:szCs w:val="20"/>
                </w:rPr>
                <w:t>“</w:t>
              </w:r>
            </w:ins>
            <w:ins w:id="38" w:author="Mark Pickering" w:date="2015-09-01T16:49:00Z">
              <w:r w:rsidRPr="005D2E89">
                <w:rPr>
                  <w:rFonts w:ascii="Calibri" w:hAnsi="Calibri" w:cs="Arial"/>
                  <w:sz w:val="20"/>
                  <w:szCs w:val="20"/>
                </w:rPr>
                <w:t>Launch &amp; Recovery of Multiple AUVs from an USV</w:t>
              </w:r>
            </w:ins>
            <w:ins w:id="39" w:author="Mark Pickering" w:date="2015-09-01T17:10:00Z">
              <w:r w:rsidR="00C061F4">
                <w:rPr>
                  <w:rFonts w:ascii="Calibri" w:hAnsi="Calibri" w:cs="Arial"/>
                  <w:sz w:val="20"/>
                  <w:szCs w:val="20"/>
                </w:rPr>
                <w:t>”</w:t>
              </w:r>
            </w:ins>
            <w:ins w:id="40" w:author="Mark Pickering" w:date="2015-09-01T17:26:00Z">
              <w:r w:rsidR="00452559">
                <w:rPr>
                  <w:rFonts w:ascii="Calibri" w:hAnsi="Calibri" w:cs="Arial"/>
                  <w:sz w:val="20"/>
                  <w:szCs w:val="20"/>
                </w:rPr>
                <w:t xml:space="preserve"> along with NOC, </w:t>
              </w:r>
              <w:proofErr w:type="spellStart"/>
              <w:r w:rsidR="00452559">
                <w:rPr>
                  <w:rFonts w:ascii="Calibri" w:hAnsi="Calibri" w:cs="Arial"/>
                  <w:sz w:val="20"/>
                  <w:szCs w:val="20"/>
                </w:rPr>
                <w:t>UoS</w:t>
              </w:r>
              <w:proofErr w:type="spellEnd"/>
              <w:r w:rsidR="00452559">
                <w:rPr>
                  <w:rFonts w:ascii="Calibri" w:hAnsi="Calibri" w:cs="Arial"/>
                  <w:sz w:val="20"/>
                  <w:szCs w:val="20"/>
                </w:rPr>
                <w:t xml:space="preserve"> and ASV Ltd</w:t>
              </w:r>
            </w:ins>
            <w:ins w:id="41" w:author="Mark Pickering" w:date="2015-09-01T16:49:00Z">
              <w:r w:rsidRPr="005D2E89">
                <w:rPr>
                  <w:rFonts w:ascii="Calibri" w:hAnsi="Calibri" w:cs="Arial"/>
                  <w:sz w:val="20"/>
                  <w:szCs w:val="20"/>
                </w:rPr>
                <w:t>) developing</w:t>
              </w:r>
            </w:ins>
            <w:ins w:id="42" w:author="Mark Pickering" w:date="2015-09-01T17:12:00Z">
              <w:r w:rsidR="00C061F4">
                <w:rPr>
                  <w:rFonts w:ascii="Calibri" w:hAnsi="Calibri" w:cs="Arial"/>
                  <w:sz w:val="20"/>
                  <w:szCs w:val="20"/>
                </w:rPr>
                <w:t>, commercialising and providing a route to market for</w:t>
              </w:r>
            </w:ins>
            <w:ins w:id="43" w:author="Mark Pickering" w:date="2015-09-01T16:49:00Z">
              <w:r w:rsidRPr="005D2E89">
                <w:rPr>
                  <w:rFonts w:ascii="Calibri" w:hAnsi="Calibri" w:cs="Arial"/>
                  <w:sz w:val="20"/>
                  <w:szCs w:val="20"/>
                </w:rPr>
                <w:t xml:space="preserve"> the platforms</w:t>
              </w:r>
            </w:ins>
            <w:ins w:id="44" w:author="Mark Pickering" w:date="2015-09-01T17:16:00Z">
              <w:r w:rsidR="00C061F4">
                <w:rPr>
                  <w:rFonts w:ascii="Calibri" w:hAnsi="Calibri" w:cs="Arial"/>
                  <w:sz w:val="20"/>
                  <w:szCs w:val="20"/>
                </w:rPr>
                <w:t xml:space="preserve"> over the next 2 years</w:t>
              </w:r>
            </w:ins>
            <w:ins w:id="45" w:author="Mark Pickering" w:date="2015-09-01T16:49:00Z">
              <w:r w:rsidRPr="005D2E89">
                <w:rPr>
                  <w:rFonts w:ascii="Calibri" w:hAnsi="Calibri" w:cs="Arial"/>
                  <w:sz w:val="20"/>
                  <w:szCs w:val="20"/>
                </w:rPr>
                <w:t>. For the Innovate UK project they are embed</w:t>
              </w:r>
              <w:r w:rsidR="00C061F4">
                <w:rPr>
                  <w:rFonts w:ascii="Calibri" w:hAnsi="Calibri" w:cs="Arial"/>
                  <w:sz w:val="20"/>
                  <w:szCs w:val="20"/>
                </w:rPr>
                <w:t>ding two engineers and a program</w:t>
              </w:r>
              <w:r w:rsidRPr="005D2E89">
                <w:rPr>
                  <w:rFonts w:ascii="Calibri" w:hAnsi="Calibri" w:cs="Arial"/>
                  <w:sz w:val="20"/>
                  <w:szCs w:val="20"/>
                </w:rPr>
                <w:t xml:space="preserve"> manager in the NOC’s </w:t>
              </w:r>
            </w:ins>
            <w:ins w:id="46" w:author="Mark Pickering" w:date="2015-09-01T17:16:00Z">
              <w:r w:rsidR="00C061F4">
                <w:rPr>
                  <w:rFonts w:ascii="Calibri" w:hAnsi="Calibri" w:cs="Arial"/>
                  <w:sz w:val="20"/>
                  <w:szCs w:val="20"/>
                </w:rPr>
                <w:t xml:space="preserve">new </w:t>
              </w:r>
            </w:ins>
            <w:ins w:id="47" w:author="Mark Pickering" w:date="2015-09-01T16:49:00Z">
              <w:r w:rsidR="00C061F4">
                <w:rPr>
                  <w:rFonts w:ascii="Calibri" w:hAnsi="Calibri" w:cs="Arial"/>
                  <w:sz w:val="20"/>
                  <w:szCs w:val="20"/>
                </w:rPr>
                <w:t>MARS Innovation Centre</w:t>
              </w:r>
            </w:ins>
            <w:ins w:id="48" w:author="Mark Pickering" w:date="2015-09-01T17:34:00Z">
              <w:r w:rsidR="00DC0AAE">
                <w:rPr>
                  <w:rFonts w:ascii="Calibri" w:hAnsi="Calibri" w:cs="Arial"/>
                  <w:sz w:val="20"/>
                  <w:szCs w:val="20"/>
                </w:rPr>
                <w:t xml:space="preserve"> (MARSIC)</w:t>
              </w:r>
            </w:ins>
            <w:ins w:id="49" w:author="Mark Pickering" w:date="2015-09-01T16:49:00Z">
              <w:r w:rsidR="00C061F4">
                <w:rPr>
                  <w:rFonts w:ascii="Calibri" w:hAnsi="Calibri" w:cs="Arial"/>
                  <w:sz w:val="20"/>
                  <w:szCs w:val="20"/>
                </w:rPr>
                <w:t xml:space="preserve">. </w:t>
              </w:r>
            </w:ins>
            <w:ins w:id="50" w:author="Mark Pickering" w:date="2015-09-01T17:18:00Z">
              <w:r w:rsidR="00452559">
                <w:rPr>
                  <w:rFonts w:ascii="Calibri" w:hAnsi="Calibri" w:cs="Arial"/>
                  <w:sz w:val="20"/>
                  <w:szCs w:val="20"/>
                </w:rPr>
                <w:t xml:space="preserve">The PO Engineers form part of a </w:t>
              </w:r>
            </w:ins>
            <w:ins w:id="51" w:author="Mark Pickering" w:date="2015-09-01T17:27:00Z">
              <w:r w:rsidR="00AB30A1">
                <w:rPr>
                  <w:rFonts w:ascii="Calibri" w:hAnsi="Calibri" w:cs="Arial"/>
                  <w:sz w:val="20"/>
                  <w:szCs w:val="20"/>
                </w:rPr>
                <w:t>mixed organization</w:t>
              </w:r>
            </w:ins>
            <w:ins w:id="52" w:author="Mark Pickering" w:date="2015-09-01T17:18:00Z">
              <w:r w:rsidR="00452559">
                <w:rPr>
                  <w:rFonts w:ascii="Calibri" w:hAnsi="Calibri" w:cs="Arial"/>
                  <w:sz w:val="20"/>
                  <w:szCs w:val="20"/>
                </w:rPr>
                <w:t xml:space="preserve"> </w:t>
              </w:r>
            </w:ins>
            <w:ins w:id="53" w:author="Mark Pickering" w:date="2015-09-01T17:19:00Z">
              <w:r w:rsidR="00452559">
                <w:rPr>
                  <w:rFonts w:ascii="Calibri" w:hAnsi="Calibri" w:cs="Arial"/>
                  <w:sz w:val="20"/>
                  <w:szCs w:val="20"/>
                </w:rPr>
                <w:t>collaborative</w:t>
              </w:r>
            </w:ins>
            <w:ins w:id="54" w:author="Mark Pickering" w:date="2015-09-01T17:20:00Z">
              <w:r w:rsidR="00452559">
                <w:rPr>
                  <w:rFonts w:ascii="Calibri" w:hAnsi="Calibri" w:cs="Arial"/>
                  <w:sz w:val="20"/>
                  <w:szCs w:val="20"/>
                </w:rPr>
                <w:t xml:space="preserve"> design</w:t>
              </w:r>
            </w:ins>
            <w:ins w:id="55" w:author="Mark Pickering" w:date="2015-09-01T17:19:00Z">
              <w:r w:rsidR="00452559">
                <w:rPr>
                  <w:rFonts w:ascii="Calibri" w:hAnsi="Calibri" w:cs="Arial"/>
                  <w:sz w:val="20"/>
                  <w:szCs w:val="20"/>
                </w:rPr>
                <w:t xml:space="preserve"> </w:t>
              </w:r>
            </w:ins>
            <w:ins w:id="56" w:author="Mark Pickering" w:date="2015-09-01T17:18:00Z">
              <w:r w:rsidR="00452559">
                <w:rPr>
                  <w:rFonts w:ascii="Calibri" w:hAnsi="Calibri" w:cs="Arial"/>
                  <w:sz w:val="20"/>
                  <w:szCs w:val="20"/>
                </w:rPr>
                <w:t>team with MARS</w:t>
              </w:r>
            </w:ins>
            <w:ins w:id="57" w:author="Mark Pickering" w:date="2015-09-01T17:19:00Z">
              <w:r w:rsidR="00452559">
                <w:rPr>
                  <w:rFonts w:ascii="Calibri" w:hAnsi="Calibri" w:cs="Arial"/>
                  <w:sz w:val="20"/>
                  <w:szCs w:val="20"/>
                </w:rPr>
                <w:t xml:space="preserve"> personnel under </w:t>
              </w:r>
              <w:r w:rsidR="00452559" w:rsidRPr="005D2E89">
                <w:rPr>
                  <w:rFonts w:ascii="Calibri" w:hAnsi="Calibri" w:cs="Arial"/>
                  <w:sz w:val="20"/>
                  <w:szCs w:val="20"/>
                </w:rPr>
                <w:t>the direction of Dr Phillips</w:t>
              </w:r>
            </w:ins>
            <w:ins w:id="58" w:author="Mark Pickering" w:date="2015-09-01T17:20:00Z">
              <w:r w:rsidR="00452559">
                <w:rPr>
                  <w:rFonts w:ascii="Calibri" w:hAnsi="Calibri" w:cs="Arial"/>
                  <w:sz w:val="20"/>
                  <w:szCs w:val="20"/>
                </w:rPr>
                <w:t xml:space="preserve">. </w:t>
              </w:r>
              <w:proofErr w:type="spellStart"/>
              <w:r w:rsidR="00452559">
                <w:rPr>
                  <w:rFonts w:ascii="Calibri" w:hAnsi="Calibri" w:cs="Arial"/>
                  <w:sz w:val="20"/>
                  <w:szCs w:val="20"/>
                </w:rPr>
                <w:t>UoS</w:t>
              </w:r>
              <w:proofErr w:type="spellEnd"/>
              <w:r w:rsidR="00452559">
                <w:rPr>
                  <w:rFonts w:ascii="Calibri" w:hAnsi="Calibri" w:cs="Arial"/>
                  <w:sz w:val="20"/>
                  <w:szCs w:val="20"/>
                </w:rPr>
                <w:t xml:space="preserve"> </w:t>
              </w:r>
            </w:ins>
            <w:ins w:id="59" w:author="Mark Pickering" w:date="2015-09-01T17:24:00Z">
              <w:r w:rsidR="00452559">
                <w:rPr>
                  <w:rFonts w:ascii="Calibri" w:hAnsi="Calibri" w:cs="Arial"/>
                  <w:sz w:val="20"/>
                  <w:szCs w:val="20"/>
                </w:rPr>
                <w:t xml:space="preserve">work packages </w:t>
              </w:r>
            </w:ins>
            <w:ins w:id="60" w:author="Mark Pickering" w:date="2015-09-01T17:28:00Z">
              <w:r w:rsidR="00AB30A1">
                <w:rPr>
                  <w:rFonts w:ascii="Calibri" w:hAnsi="Calibri" w:cs="Arial"/>
                  <w:sz w:val="20"/>
                  <w:szCs w:val="20"/>
                </w:rPr>
                <w:t xml:space="preserve">in </w:t>
              </w:r>
            </w:ins>
            <w:ins w:id="61" w:author="Mark Pickering" w:date="2015-09-01T17:20:00Z">
              <w:r w:rsidR="00452559">
                <w:rPr>
                  <w:rFonts w:ascii="Calibri" w:hAnsi="Calibri" w:cs="Arial"/>
                  <w:sz w:val="20"/>
                  <w:szCs w:val="20"/>
                </w:rPr>
                <w:t xml:space="preserve">the </w:t>
              </w:r>
            </w:ins>
            <w:ins w:id="62" w:author="Mark Pickering" w:date="2015-09-01T17:23:00Z">
              <w:r w:rsidR="00452559">
                <w:rPr>
                  <w:rFonts w:ascii="Calibri" w:hAnsi="Calibri" w:cs="Arial"/>
                  <w:sz w:val="20"/>
                  <w:szCs w:val="20"/>
                </w:rPr>
                <w:t>FEE</w:t>
              </w:r>
            </w:ins>
            <w:ins w:id="63" w:author="Mark Pickering" w:date="2015-09-01T17:29:00Z">
              <w:r w:rsidR="00AB30A1">
                <w:rPr>
                  <w:rFonts w:ascii="Calibri" w:hAnsi="Calibri" w:cs="Arial"/>
                  <w:sz w:val="20"/>
                  <w:szCs w:val="20"/>
                </w:rPr>
                <w:t>,</w:t>
              </w:r>
            </w:ins>
            <w:ins w:id="64" w:author="Mark Pickering" w:date="2015-09-01T17:23:00Z">
              <w:r w:rsidR="00452559">
                <w:rPr>
                  <w:rFonts w:ascii="Calibri" w:hAnsi="Calibri" w:cs="Arial"/>
                  <w:sz w:val="20"/>
                  <w:szCs w:val="20"/>
                </w:rPr>
                <w:t xml:space="preserve"> </w:t>
              </w:r>
            </w:ins>
            <w:ins w:id="65" w:author="Mark Pickering" w:date="2015-09-01T17:29:00Z">
              <w:r w:rsidR="00AB30A1">
                <w:rPr>
                  <w:rFonts w:ascii="Calibri" w:hAnsi="Calibri" w:cs="Arial"/>
                  <w:sz w:val="20"/>
                  <w:szCs w:val="20"/>
                </w:rPr>
                <w:t xml:space="preserve">led by Dr Sally Bennett, </w:t>
              </w:r>
            </w:ins>
            <w:ins w:id="66" w:author="Mark Pickering" w:date="2015-09-01T17:28:00Z">
              <w:r w:rsidR="00AB30A1">
                <w:rPr>
                  <w:rFonts w:ascii="Calibri" w:hAnsi="Calibri" w:cs="Arial"/>
                  <w:sz w:val="20"/>
                  <w:szCs w:val="20"/>
                </w:rPr>
                <w:t xml:space="preserve">also </w:t>
              </w:r>
            </w:ins>
            <w:ins w:id="67" w:author="Mark Pickering" w:date="2015-09-01T17:23:00Z">
              <w:r w:rsidR="00452559">
                <w:rPr>
                  <w:rFonts w:ascii="Calibri" w:hAnsi="Calibri" w:cs="Arial"/>
                  <w:sz w:val="20"/>
                  <w:szCs w:val="20"/>
                </w:rPr>
                <w:t xml:space="preserve">feeding into the project are exploring the use of rapid prototyping techniques for the marine environment </w:t>
              </w:r>
            </w:ins>
            <w:ins w:id="68" w:author="Mark Pickering" w:date="2015-09-01T17:29:00Z">
              <w:r w:rsidR="00AB30A1">
                <w:rPr>
                  <w:rFonts w:ascii="Calibri" w:hAnsi="Calibri" w:cs="Arial"/>
                  <w:sz w:val="20"/>
                  <w:szCs w:val="20"/>
                </w:rPr>
                <w:t>using new tow tank facilities at the</w:t>
              </w:r>
            </w:ins>
            <w:ins w:id="69" w:author="Mark Pickering" w:date="2015-09-01T17:30:00Z">
              <w:r w:rsidR="00AB30A1">
                <w:rPr>
                  <w:rFonts w:ascii="Calibri" w:hAnsi="Calibri" w:cs="Arial"/>
                  <w:sz w:val="20"/>
                  <w:szCs w:val="20"/>
                </w:rPr>
                <w:t xml:space="preserve"> Southampton</w:t>
              </w:r>
            </w:ins>
            <w:ins w:id="70" w:author="Mark Pickering" w:date="2015-09-01T17:29:00Z">
              <w:r w:rsidR="00AB30A1">
                <w:rPr>
                  <w:rFonts w:ascii="Calibri" w:hAnsi="Calibri" w:cs="Arial"/>
                  <w:sz w:val="20"/>
                  <w:szCs w:val="20"/>
                </w:rPr>
                <w:t xml:space="preserve"> </w:t>
              </w:r>
              <w:proofErr w:type="spellStart"/>
              <w:r w:rsidR="00AB30A1">
                <w:rPr>
                  <w:rFonts w:ascii="Calibri" w:hAnsi="Calibri" w:cs="Arial"/>
                  <w:sz w:val="20"/>
                  <w:szCs w:val="20"/>
                </w:rPr>
                <w:t>Boldrewood</w:t>
              </w:r>
              <w:proofErr w:type="spellEnd"/>
              <w:r w:rsidR="00AB30A1">
                <w:rPr>
                  <w:rFonts w:ascii="Calibri" w:hAnsi="Calibri" w:cs="Arial"/>
                  <w:sz w:val="20"/>
                  <w:szCs w:val="20"/>
                </w:rPr>
                <w:t xml:space="preserve"> </w:t>
              </w:r>
            </w:ins>
            <w:ins w:id="71" w:author="Mark Pickering" w:date="2015-09-01T17:30:00Z">
              <w:r w:rsidR="00AB30A1">
                <w:rPr>
                  <w:rFonts w:ascii="Calibri" w:hAnsi="Calibri" w:cs="Arial"/>
                  <w:sz w:val="20"/>
                  <w:szCs w:val="20"/>
                </w:rPr>
                <w:t>Innovation Campus.</w:t>
              </w:r>
            </w:ins>
          </w:p>
          <w:p w14:paraId="2262D5C0" w14:textId="77777777" w:rsidR="005D2E89" w:rsidRPr="005D2E89" w:rsidRDefault="005D2E89" w:rsidP="005D2E89">
            <w:pPr>
              <w:ind w:left="180"/>
              <w:rPr>
                <w:ins w:id="72" w:author="Mark Pickering" w:date="2015-09-01T16:49:00Z"/>
                <w:rFonts w:ascii="Calibri" w:hAnsi="Calibri" w:cs="Arial"/>
                <w:sz w:val="20"/>
                <w:szCs w:val="20"/>
              </w:rPr>
            </w:pPr>
            <w:ins w:id="73" w:author="Mark Pickering" w:date="2015-09-01T16:49:00Z">
              <w:r w:rsidRPr="005D2E89">
                <w:rPr>
                  <w:rFonts w:ascii="Calibri" w:hAnsi="Calibri" w:cs="Arial"/>
                  <w:sz w:val="20"/>
                  <w:szCs w:val="20"/>
                </w:rPr>
                <w:t xml:space="preserve"> </w:t>
              </w:r>
            </w:ins>
          </w:p>
          <w:p w14:paraId="44AEE5EA" w14:textId="1232CB72" w:rsidR="005D2E89" w:rsidRPr="005D2E89" w:rsidRDefault="005D2E89" w:rsidP="005D2E89">
            <w:pPr>
              <w:ind w:left="180"/>
              <w:rPr>
                <w:ins w:id="74" w:author="Mark Pickering" w:date="2015-09-01T16:49:00Z"/>
                <w:rFonts w:ascii="Calibri" w:hAnsi="Calibri" w:cs="Arial"/>
                <w:sz w:val="20"/>
                <w:szCs w:val="20"/>
              </w:rPr>
            </w:pPr>
            <w:ins w:id="75" w:author="Mark Pickering" w:date="2015-09-01T16:49:00Z">
              <w:r w:rsidRPr="005D2E89">
                <w:rPr>
                  <w:rFonts w:ascii="Calibri" w:hAnsi="Calibri" w:cs="Arial"/>
                  <w:sz w:val="20"/>
                  <w:szCs w:val="20"/>
                </w:rPr>
                <w:t>The deliverables of the OSPARS system provide new capabilities not already funded by existing projects. For the initial feasibility study PO will provide</w:t>
              </w:r>
            </w:ins>
            <w:ins w:id="76" w:author="Mark Pickering" w:date="2015-09-01T17:31:00Z">
              <w:r w:rsidR="00AB30A1">
                <w:rPr>
                  <w:rFonts w:ascii="Calibri" w:hAnsi="Calibri" w:cs="Arial"/>
                  <w:sz w:val="20"/>
                  <w:szCs w:val="20"/>
                </w:rPr>
                <w:t xml:space="preserve"> end user,</w:t>
              </w:r>
            </w:ins>
            <w:ins w:id="77" w:author="Mark Pickering" w:date="2015-09-01T16:49:00Z">
              <w:r w:rsidRPr="005D2E89">
                <w:rPr>
                  <w:rFonts w:ascii="Calibri" w:hAnsi="Calibri" w:cs="Arial"/>
                  <w:sz w:val="20"/>
                  <w:szCs w:val="20"/>
                </w:rPr>
                <w:t xml:space="preserve"> </w:t>
              </w:r>
            </w:ins>
            <w:ins w:id="78" w:author="Mark Pickering" w:date="2015-09-01T17:31:00Z">
              <w:r w:rsidR="00AB30A1">
                <w:rPr>
                  <w:rFonts w:ascii="Calibri" w:hAnsi="Calibri" w:cs="Arial"/>
                  <w:sz w:val="20"/>
                  <w:szCs w:val="20"/>
                </w:rPr>
                <w:t xml:space="preserve">scientific and </w:t>
              </w:r>
            </w:ins>
            <w:ins w:id="79" w:author="Mark Pickering" w:date="2015-09-01T16:49:00Z">
              <w:r w:rsidRPr="005D2E89">
                <w:rPr>
                  <w:rFonts w:ascii="Calibri" w:hAnsi="Calibri" w:cs="Arial"/>
                  <w:sz w:val="20"/>
                  <w:szCs w:val="20"/>
                </w:rPr>
                <w:t>engineering guidance into work package</w:t>
              </w:r>
            </w:ins>
            <w:ins w:id="80" w:author="Mark Pickering" w:date="2015-09-01T17:31:00Z">
              <w:r w:rsidR="00AB30A1">
                <w:rPr>
                  <w:rFonts w:ascii="Calibri" w:hAnsi="Calibri" w:cs="Arial"/>
                  <w:sz w:val="20"/>
                  <w:szCs w:val="20"/>
                </w:rPr>
                <w:t>s 1 and</w:t>
              </w:r>
            </w:ins>
            <w:ins w:id="81" w:author="Mark Pickering" w:date="2015-09-01T16:49:00Z">
              <w:r w:rsidRPr="005D2E89">
                <w:rPr>
                  <w:rFonts w:ascii="Calibri" w:hAnsi="Calibri" w:cs="Arial"/>
                  <w:sz w:val="20"/>
                  <w:szCs w:val="20"/>
                </w:rPr>
                <w:t xml:space="preserve"> 2 </w:t>
              </w:r>
            </w:ins>
            <w:ins w:id="82" w:author="Mark Pickering" w:date="2015-09-01T17:32:00Z">
              <w:r w:rsidR="00AB30A1">
                <w:rPr>
                  <w:rFonts w:ascii="Calibri" w:hAnsi="Calibri" w:cs="Arial"/>
                  <w:sz w:val="20"/>
                  <w:szCs w:val="20"/>
                </w:rPr>
                <w:t xml:space="preserve">respectively, </w:t>
              </w:r>
            </w:ins>
            <w:ins w:id="83" w:author="Mark Pickering" w:date="2015-09-01T16:49:00Z">
              <w:r w:rsidRPr="005D2E89">
                <w:rPr>
                  <w:rFonts w:ascii="Calibri" w:hAnsi="Calibri" w:cs="Arial"/>
                  <w:sz w:val="20"/>
                  <w:szCs w:val="20"/>
                </w:rPr>
                <w:t xml:space="preserve">and will </w:t>
              </w:r>
            </w:ins>
            <w:ins w:id="84" w:author="Mark Pickering" w:date="2015-09-01T17:32:00Z">
              <w:r w:rsidR="00AB30A1">
                <w:rPr>
                  <w:rFonts w:ascii="Calibri" w:hAnsi="Calibri" w:cs="Arial"/>
                  <w:sz w:val="20"/>
                  <w:szCs w:val="20"/>
                </w:rPr>
                <w:t xml:space="preserve">also </w:t>
              </w:r>
            </w:ins>
            <w:ins w:id="85" w:author="Mark Pickering" w:date="2015-09-01T16:49:00Z">
              <w:r w:rsidRPr="005D2E89">
                <w:rPr>
                  <w:rFonts w:ascii="Calibri" w:hAnsi="Calibri" w:cs="Arial"/>
                  <w:sz w:val="20"/>
                  <w:szCs w:val="20"/>
                </w:rPr>
                <w:t>investigate/propose a route to commercialisation for the OSPARS system as part of work package 3.</w:t>
              </w:r>
            </w:ins>
          </w:p>
          <w:p w14:paraId="04B72092" w14:textId="77777777" w:rsidR="005D2E89" w:rsidRPr="005D2E89" w:rsidRDefault="005D2E89" w:rsidP="005D2E89">
            <w:pPr>
              <w:ind w:left="180"/>
              <w:rPr>
                <w:ins w:id="86" w:author="Mark Pickering" w:date="2015-09-01T16:49:00Z"/>
                <w:rFonts w:ascii="Calibri" w:hAnsi="Calibri" w:cs="Arial"/>
                <w:sz w:val="20"/>
                <w:szCs w:val="20"/>
              </w:rPr>
            </w:pPr>
            <w:ins w:id="87" w:author="Mark Pickering" w:date="2015-09-01T16:49:00Z">
              <w:r w:rsidRPr="005D2E89">
                <w:rPr>
                  <w:rFonts w:ascii="Calibri" w:hAnsi="Calibri" w:cs="Arial"/>
                  <w:sz w:val="20"/>
                  <w:szCs w:val="20"/>
                </w:rPr>
                <w:t xml:space="preserve"> </w:t>
              </w:r>
            </w:ins>
          </w:p>
          <w:p w14:paraId="2CC1A0F7" w14:textId="00693D5C" w:rsidR="005D2E89" w:rsidRDefault="005D2E89" w:rsidP="005D2E89">
            <w:pPr>
              <w:ind w:left="180"/>
              <w:rPr>
                <w:ins w:id="88" w:author="Mark Pickering" w:date="2015-09-01T17:33:00Z"/>
                <w:rFonts w:ascii="Calibri" w:hAnsi="Calibri" w:cs="Arial"/>
                <w:sz w:val="20"/>
                <w:szCs w:val="20"/>
              </w:rPr>
            </w:pPr>
            <w:ins w:id="89" w:author="Mark Pickering" w:date="2015-09-01T16:49:00Z">
              <w:r w:rsidRPr="005D2E89">
                <w:rPr>
                  <w:rFonts w:ascii="Calibri" w:hAnsi="Calibri" w:cs="Arial"/>
                  <w:sz w:val="20"/>
                  <w:szCs w:val="20"/>
                </w:rPr>
                <w:t xml:space="preserve">For the full proposal </w:t>
              </w:r>
              <w:proofErr w:type="spellStart"/>
              <w:r w:rsidRPr="005D2E89">
                <w:rPr>
                  <w:rFonts w:ascii="Calibri" w:hAnsi="Calibri" w:cs="Arial"/>
                  <w:sz w:val="20"/>
                  <w:szCs w:val="20"/>
                </w:rPr>
                <w:t>UoS</w:t>
              </w:r>
              <w:proofErr w:type="spellEnd"/>
              <w:r w:rsidRPr="005D2E89">
                <w:rPr>
                  <w:rFonts w:ascii="Calibri" w:hAnsi="Calibri" w:cs="Arial"/>
                  <w:sz w:val="20"/>
                  <w:szCs w:val="20"/>
                </w:rPr>
                <w:t>/NOC/PO would explore avenues to leverage expertise from PO to add value to the proposal as well as providing a route to commercialisation for elements of the system.</w:t>
              </w:r>
            </w:ins>
          </w:p>
          <w:p w14:paraId="5C9DB246" w14:textId="77777777" w:rsidR="00DC0AAE" w:rsidRDefault="00DC0AAE" w:rsidP="005D2E89">
            <w:pPr>
              <w:ind w:left="180"/>
              <w:rPr>
                <w:ins w:id="90" w:author="Mark Pickering" w:date="2015-09-01T17:33:00Z"/>
                <w:rFonts w:ascii="Calibri" w:hAnsi="Calibri" w:cs="Arial"/>
                <w:sz w:val="20"/>
                <w:szCs w:val="20"/>
              </w:rPr>
            </w:pPr>
          </w:p>
          <w:p w14:paraId="30C16EE8" w14:textId="555AFE09" w:rsidR="00F13201" w:rsidRDefault="00DC0AAE" w:rsidP="005D2E89">
            <w:pPr>
              <w:ind w:left="180"/>
              <w:rPr>
                <w:ins w:id="91" w:author="Mark Pickering" w:date="2015-09-01T17:41:00Z"/>
                <w:rFonts w:ascii="Calibri" w:hAnsi="Calibri" w:cs="Arial"/>
                <w:sz w:val="20"/>
                <w:szCs w:val="20"/>
              </w:rPr>
            </w:pPr>
            <w:ins w:id="92" w:author="Mark Pickering" w:date="2015-09-01T17:33:00Z">
              <w:r>
                <w:rPr>
                  <w:rFonts w:ascii="Calibri" w:hAnsi="Calibri" w:cs="Arial"/>
                  <w:sz w:val="20"/>
                  <w:szCs w:val="20"/>
                </w:rPr>
                <w:t>Dr Mark Pickering</w:t>
              </w:r>
            </w:ins>
            <w:ins w:id="93" w:author="Mark Pickering" w:date="2015-09-01T17:37:00Z">
              <w:r>
                <w:rPr>
                  <w:rFonts w:ascii="Calibri" w:hAnsi="Calibri" w:cs="Arial"/>
                  <w:sz w:val="20"/>
                  <w:szCs w:val="20"/>
                </w:rPr>
                <w:t>,</w:t>
              </w:r>
            </w:ins>
            <w:ins w:id="94" w:author="Mark Pickering" w:date="2015-09-01T17:33:00Z">
              <w:r>
                <w:rPr>
                  <w:rFonts w:ascii="Calibri" w:hAnsi="Calibri" w:cs="Arial"/>
                  <w:sz w:val="20"/>
                  <w:szCs w:val="20"/>
                </w:rPr>
                <w:t xml:space="preserve"> </w:t>
              </w:r>
            </w:ins>
            <w:bookmarkStart w:id="95" w:name="_GoBack"/>
            <w:bookmarkEnd w:id="95"/>
            <w:ins w:id="96" w:author="Mark Pickering" w:date="2015-09-01T17:34:00Z">
              <w:r>
                <w:rPr>
                  <w:rFonts w:ascii="Calibri" w:hAnsi="Calibri" w:cs="Arial"/>
                  <w:sz w:val="20"/>
                  <w:szCs w:val="20"/>
                </w:rPr>
                <w:t>MARSIC based Planet Ocean Ltd Science and Technology Program Manager</w:t>
              </w:r>
            </w:ins>
            <w:ins w:id="97" w:author="Mark Pickering" w:date="2015-09-01T17:37:00Z">
              <w:r>
                <w:rPr>
                  <w:rFonts w:ascii="Calibri" w:hAnsi="Calibri" w:cs="Arial"/>
                  <w:sz w:val="20"/>
                  <w:szCs w:val="20"/>
                </w:rPr>
                <w:t>,</w:t>
              </w:r>
            </w:ins>
            <w:ins w:id="98" w:author="Mark Pickering" w:date="2015-09-01T17:34:00Z">
              <w:r>
                <w:rPr>
                  <w:rFonts w:ascii="Calibri" w:hAnsi="Calibri" w:cs="Arial"/>
                  <w:sz w:val="20"/>
                  <w:szCs w:val="20"/>
                </w:rPr>
                <w:t xml:space="preserve"> commented: </w:t>
              </w:r>
            </w:ins>
          </w:p>
          <w:p w14:paraId="32D9329A" w14:textId="77777777" w:rsidR="00F13201" w:rsidRDefault="00F13201" w:rsidP="005D2E89">
            <w:pPr>
              <w:ind w:left="180"/>
              <w:rPr>
                <w:ins w:id="99" w:author="Mark Pickering" w:date="2015-09-01T17:41:00Z"/>
                <w:rFonts w:ascii="Calibri" w:hAnsi="Calibri" w:cs="Arial"/>
                <w:sz w:val="20"/>
                <w:szCs w:val="20"/>
              </w:rPr>
            </w:pPr>
          </w:p>
          <w:p w14:paraId="28CD15CD" w14:textId="223E0CB6" w:rsidR="00DC0AAE" w:rsidRPr="00AB459D" w:rsidRDefault="00DC0AAE" w:rsidP="005D2E89">
            <w:pPr>
              <w:ind w:left="180"/>
              <w:rPr>
                <w:rFonts w:ascii="Calibri" w:hAnsi="Calibri" w:cs="Arial"/>
                <w:sz w:val="20"/>
                <w:szCs w:val="20"/>
              </w:rPr>
            </w:pPr>
            <w:ins w:id="100" w:author="Mark Pickering" w:date="2015-09-01T17:35:00Z">
              <w:r>
                <w:rPr>
                  <w:rFonts w:ascii="Calibri" w:hAnsi="Calibri" w:cs="Arial"/>
                  <w:sz w:val="20"/>
                  <w:szCs w:val="20"/>
                </w:rPr>
                <w:t>“</w:t>
              </w:r>
            </w:ins>
            <w:ins w:id="101" w:author="Mark Pickering" w:date="2015-09-01T17:36:00Z">
              <w:r>
                <w:rPr>
                  <w:rFonts w:ascii="Calibri" w:hAnsi="Calibri" w:cs="Arial"/>
                  <w:sz w:val="20"/>
                  <w:szCs w:val="20"/>
                </w:rPr>
                <w:t xml:space="preserve">At Planet Ocean we are </w:t>
              </w:r>
            </w:ins>
            <w:ins w:id="102" w:author="Mark Pickering" w:date="2015-09-01T17:37:00Z">
              <w:r>
                <w:rPr>
                  <w:rFonts w:ascii="Calibri" w:hAnsi="Calibri" w:cs="Arial"/>
                  <w:sz w:val="20"/>
                  <w:szCs w:val="20"/>
                </w:rPr>
                <w:t xml:space="preserve">very </w:t>
              </w:r>
            </w:ins>
            <w:ins w:id="103" w:author="Mark Pickering" w:date="2015-09-01T17:36:00Z">
              <w:r>
                <w:rPr>
                  <w:rFonts w:ascii="Calibri" w:hAnsi="Calibri" w:cs="Arial"/>
                  <w:sz w:val="20"/>
                  <w:szCs w:val="20"/>
                </w:rPr>
                <w:t xml:space="preserve">supportive of </w:t>
              </w:r>
            </w:ins>
            <w:ins w:id="104" w:author="Mark Pickering" w:date="2015-09-01T17:38:00Z">
              <w:r w:rsidR="00F13201">
                <w:rPr>
                  <w:rFonts w:ascii="Calibri" w:hAnsi="Calibri" w:cs="Arial"/>
                  <w:sz w:val="20"/>
                  <w:szCs w:val="20"/>
                </w:rPr>
                <w:t xml:space="preserve">this </w:t>
              </w:r>
            </w:ins>
            <w:ins w:id="105" w:author="Mark Pickering" w:date="2015-09-01T17:41:00Z">
              <w:r w:rsidR="00F13201">
                <w:rPr>
                  <w:rFonts w:ascii="Calibri" w:hAnsi="Calibri" w:cs="Arial"/>
                  <w:sz w:val="20"/>
                  <w:szCs w:val="20"/>
                </w:rPr>
                <w:t xml:space="preserve">proposal both in the </w:t>
              </w:r>
              <w:r w:rsidR="00973E4D">
                <w:rPr>
                  <w:rFonts w:ascii="Calibri" w:hAnsi="Calibri" w:cs="Arial"/>
                  <w:sz w:val="20"/>
                  <w:szCs w:val="20"/>
                </w:rPr>
                <w:t>SMMI</w:t>
              </w:r>
              <w:r w:rsidR="00F13201">
                <w:rPr>
                  <w:rFonts w:ascii="Calibri" w:hAnsi="Calibri" w:cs="Arial"/>
                  <w:sz w:val="20"/>
                  <w:szCs w:val="20"/>
                </w:rPr>
                <w:t xml:space="preserve"> </w:t>
              </w:r>
            </w:ins>
            <w:ins w:id="106" w:author="Mark Pickering" w:date="2015-09-01T17:38:00Z">
              <w:r w:rsidR="00F13201">
                <w:rPr>
                  <w:rFonts w:ascii="Calibri" w:hAnsi="Calibri" w:cs="Arial"/>
                  <w:sz w:val="20"/>
                  <w:szCs w:val="20"/>
                </w:rPr>
                <w:t xml:space="preserve">and the subsequent full grant application phases. There is a </w:t>
              </w:r>
            </w:ins>
            <w:ins w:id="107" w:author="Mark Pickering" w:date="2015-09-01T17:42:00Z">
              <w:r w:rsidR="00F13201">
                <w:rPr>
                  <w:rFonts w:ascii="Calibri" w:hAnsi="Calibri" w:cs="Arial"/>
                  <w:sz w:val="20"/>
                  <w:szCs w:val="20"/>
                </w:rPr>
                <w:t xml:space="preserve">very </w:t>
              </w:r>
            </w:ins>
            <w:ins w:id="108" w:author="Mark Pickering" w:date="2015-09-01T17:38:00Z">
              <w:r w:rsidR="00F13201">
                <w:rPr>
                  <w:rFonts w:ascii="Calibri" w:hAnsi="Calibri" w:cs="Arial"/>
                  <w:sz w:val="20"/>
                  <w:szCs w:val="20"/>
                </w:rPr>
                <w:t xml:space="preserve">good fit between the Innovate UK project to deploy the AUV autonomously from a surface </w:t>
              </w:r>
            </w:ins>
            <w:ins w:id="109" w:author="Mark Pickering" w:date="2015-09-01T17:39:00Z">
              <w:r w:rsidR="00F13201">
                <w:rPr>
                  <w:rFonts w:ascii="Calibri" w:hAnsi="Calibri" w:cs="Arial"/>
                  <w:sz w:val="20"/>
                  <w:szCs w:val="20"/>
                </w:rPr>
                <w:t>vessel</w:t>
              </w:r>
            </w:ins>
            <w:ins w:id="110" w:author="Mark Pickering" w:date="2015-09-01T17:38:00Z">
              <w:r w:rsidR="00F13201">
                <w:rPr>
                  <w:rFonts w:ascii="Calibri" w:hAnsi="Calibri" w:cs="Arial"/>
                  <w:sz w:val="20"/>
                  <w:szCs w:val="20"/>
                </w:rPr>
                <w:t xml:space="preserve"> </w:t>
              </w:r>
            </w:ins>
            <w:ins w:id="111" w:author="Mark Pickering" w:date="2015-09-01T17:39:00Z">
              <w:r w:rsidR="00F13201">
                <w:rPr>
                  <w:rFonts w:ascii="Calibri" w:hAnsi="Calibri" w:cs="Arial"/>
                  <w:sz w:val="20"/>
                  <w:szCs w:val="20"/>
                </w:rPr>
                <w:t xml:space="preserve">and the objective here of deploying from an </w:t>
              </w:r>
            </w:ins>
            <w:ins w:id="112" w:author="Mark Pickering" w:date="2015-09-01T17:40:00Z">
              <w:r w:rsidR="00F13201">
                <w:rPr>
                  <w:rFonts w:ascii="Calibri" w:hAnsi="Calibri" w:cs="Arial"/>
                  <w:sz w:val="20"/>
                  <w:szCs w:val="20"/>
                </w:rPr>
                <w:t xml:space="preserve">autonomous </w:t>
              </w:r>
            </w:ins>
            <w:ins w:id="113" w:author="Mark Pickering" w:date="2015-09-01T17:39:00Z">
              <w:r w:rsidR="00F13201">
                <w:rPr>
                  <w:rFonts w:ascii="Calibri" w:hAnsi="Calibri" w:cs="Arial"/>
                  <w:sz w:val="20"/>
                  <w:szCs w:val="20"/>
                </w:rPr>
                <w:t>aerial platform</w:t>
              </w:r>
            </w:ins>
            <w:ins w:id="114" w:author="Mark Pickering" w:date="2015-09-01T17:40:00Z">
              <w:r w:rsidR="00F13201">
                <w:rPr>
                  <w:rFonts w:ascii="Calibri" w:hAnsi="Calibri" w:cs="Arial"/>
                  <w:sz w:val="20"/>
                  <w:szCs w:val="20"/>
                </w:rPr>
                <w:t>. The re</w:t>
              </w:r>
              <w:r w:rsidR="00973E4D">
                <w:rPr>
                  <w:rFonts w:ascii="Calibri" w:hAnsi="Calibri" w:cs="Arial"/>
                  <w:sz w:val="20"/>
                  <w:szCs w:val="20"/>
                </w:rPr>
                <w:t>sulting system w</w:t>
              </w:r>
              <w:r w:rsidR="00F13201">
                <w:rPr>
                  <w:rFonts w:ascii="Calibri" w:hAnsi="Calibri" w:cs="Arial"/>
                  <w:sz w:val="20"/>
                  <w:szCs w:val="20"/>
                </w:rPr>
                <w:t xml:space="preserve">ould address novel and unique scientific applications </w:t>
              </w:r>
            </w:ins>
            <w:ins w:id="115" w:author="Mark Pickering" w:date="2015-09-01T17:43:00Z">
              <w:r w:rsidR="00F13201">
                <w:rPr>
                  <w:rFonts w:ascii="Calibri" w:hAnsi="Calibri" w:cs="Arial"/>
                  <w:sz w:val="20"/>
                  <w:szCs w:val="20"/>
                </w:rPr>
                <w:t>and is likely to be transferable to other marine sectors. As with the Innovate UK project</w:t>
              </w:r>
            </w:ins>
            <w:ins w:id="116" w:author="Mark Pickering" w:date="2015-09-01T17:46:00Z">
              <w:r w:rsidR="00F13201">
                <w:rPr>
                  <w:rFonts w:ascii="Calibri" w:hAnsi="Calibri" w:cs="Arial"/>
                  <w:sz w:val="20"/>
                  <w:szCs w:val="20"/>
                </w:rPr>
                <w:t>,</w:t>
              </w:r>
            </w:ins>
            <w:ins w:id="117" w:author="Mark Pickering" w:date="2015-09-01T17:43:00Z">
              <w:r w:rsidR="00F13201">
                <w:rPr>
                  <w:rFonts w:ascii="Calibri" w:hAnsi="Calibri" w:cs="Arial"/>
                  <w:sz w:val="20"/>
                  <w:szCs w:val="20"/>
                </w:rPr>
                <w:t xml:space="preserve"> cutting edge </w:t>
              </w:r>
            </w:ins>
            <w:ins w:id="118" w:author="Mark Pickering" w:date="2015-09-01T17:45:00Z">
              <w:r w:rsidR="00F13201">
                <w:rPr>
                  <w:rFonts w:ascii="Calibri" w:hAnsi="Calibri" w:cs="Arial"/>
                  <w:sz w:val="20"/>
                  <w:szCs w:val="20"/>
                </w:rPr>
                <w:t xml:space="preserve">emerging technology </w:t>
              </w:r>
            </w:ins>
            <w:ins w:id="119" w:author="Mark Pickering" w:date="2015-09-01T17:43:00Z">
              <w:r w:rsidR="00F13201">
                <w:rPr>
                  <w:rFonts w:ascii="Calibri" w:hAnsi="Calibri" w:cs="Arial"/>
                  <w:sz w:val="20"/>
                  <w:szCs w:val="20"/>
                </w:rPr>
                <w:t>projects such as this</w:t>
              </w:r>
            </w:ins>
            <w:ins w:id="120" w:author="Mark Pickering" w:date="2015-09-01T17:49:00Z">
              <w:r w:rsidR="00973E4D">
                <w:rPr>
                  <w:rFonts w:ascii="Calibri" w:hAnsi="Calibri" w:cs="Arial"/>
                  <w:sz w:val="20"/>
                  <w:szCs w:val="20"/>
                </w:rPr>
                <w:t xml:space="preserve"> enabling new science</w:t>
              </w:r>
            </w:ins>
            <w:ins w:id="121" w:author="Mark Pickering" w:date="2015-09-01T17:43:00Z">
              <w:r w:rsidR="00F13201">
                <w:rPr>
                  <w:rFonts w:ascii="Calibri" w:hAnsi="Calibri" w:cs="Arial"/>
                  <w:sz w:val="20"/>
                  <w:szCs w:val="20"/>
                </w:rPr>
                <w:t xml:space="preserve"> </w:t>
              </w:r>
            </w:ins>
            <w:ins w:id="122" w:author="Mark Pickering" w:date="2015-09-01T17:46:00Z">
              <w:r w:rsidR="00F13201">
                <w:rPr>
                  <w:rFonts w:ascii="Calibri" w:hAnsi="Calibri" w:cs="Arial"/>
                  <w:sz w:val="20"/>
                  <w:szCs w:val="20"/>
                </w:rPr>
                <w:t>are</w:t>
              </w:r>
            </w:ins>
            <w:ins w:id="123" w:author="Mark Pickering" w:date="2015-09-01T17:43:00Z">
              <w:r w:rsidR="00F13201">
                <w:rPr>
                  <w:rFonts w:ascii="Calibri" w:hAnsi="Calibri" w:cs="Arial"/>
                  <w:sz w:val="20"/>
                  <w:szCs w:val="20"/>
                </w:rPr>
                <w:t xml:space="preserve"> not </w:t>
              </w:r>
            </w:ins>
            <w:ins w:id="124" w:author="Mark Pickering" w:date="2015-09-01T17:45:00Z">
              <w:r w:rsidR="00F13201">
                <w:rPr>
                  <w:rFonts w:ascii="Calibri" w:hAnsi="Calibri" w:cs="Arial"/>
                  <w:sz w:val="20"/>
                  <w:szCs w:val="20"/>
                </w:rPr>
                <w:t xml:space="preserve">always commercially justifiable without the support </w:t>
              </w:r>
            </w:ins>
            <w:ins w:id="125" w:author="Mark Pickering" w:date="2015-09-01T17:47:00Z">
              <w:r w:rsidR="00F13201">
                <w:rPr>
                  <w:rFonts w:ascii="Calibri" w:hAnsi="Calibri" w:cs="Arial"/>
                  <w:sz w:val="20"/>
                  <w:szCs w:val="20"/>
                </w:rPr>
                <w:t xml:space="preserve">of funders such as </w:t>
              </w:r>
            </w:ins>
            <w:ins w:id="126" w:author="Mark Pickering" w:date="2015-09-01T17:48:00Z">
              <w:r w:rsidR="00F13201">
                <w:rPr>
                  <w:rFonts w:ascii="Calibri" w:hAnsi="Calibri" w:cs="Arial"/>
                  <w:sz w:val="20"/>
                  <w:szCs w:val="20"/>
                </w:rPr>
                <w:t xml:space="preserve">SMMI and </w:t>
              </w:r>
            </w:ins>
            <w:ins w:id="127" w:author="Mark Pickering" w:date="2015-09-01T17:51:00Z">
              <w:r w:rsidR="00973E4D">
                <w:rPr>
                  <w:rFonts w:ascii="Calibri" w:hAnsi="Calibri" w:cs="Arial"/>
                  <w:sz w:val="20"/>
                  <w:szCs w:val="20"/>
                </w:rPr>
                <w:t xml:space="preserve">public sector </w:t>
              </w:r>
            </w:ins>
            <w:ins w:id="128" w:author="Mark Pickering" w:date="2015-09-01T17:48:00Z">
              <w:r w:rsidR="00F13201">
                <w:rPr>
                  <w:rFonts w:ascii="Calibri" w:hAnsi="Calibri" w:cs="Arial"/>
                  <w:sz w:val="20"/>
                  <w:szCs w:val="20"/>
                </w:rPr>
                <w:t>Research Council funds</w:t>
              </w:r>
            </w:ins>
            <w:ins w:id="129" w:author="Mark Pickering" w:date="2015-09-01T17:49:00Z">
              <w:r w:rsidR="00973E4D">
                <w:rPr>
                  <w:rFonts w:ascii="Calibri" w:hAnsi="Calibri" w:cs="Arial"/>
                  <w:sz w:val="20"/>
                  <w:szCs w:val="20"/>
                </w:rPr>
                <w:t>.</w:t>
              </w:r>
            </w:ins>
            <w:ins w:id="130" w:author="Mark Pickering" w:date="2015-09-01T17:48:00Z">
              <w:r w:rsidR="00973E4D">
                <w:rPr>
                  <w:rFonts w:ascii="Calibri" w:hAnsi="Calibri" w:cs="Arial"/>
                  <w:sz w:val="20"/>
                  <w:szCs w:val="20"/>
                </w:rPr>
                <w:t>”</w:t>
              </w:r>
            </w:ins>
          </w:p>
          <w:p w14:paraId="78ED8F0C" w14:textId="77777777" w:rsidR="002656F2" w:rsidRPr="00AB459D" w:rsidRDefault="002656F2" w:rsidP="00957F6B">
            <w:pPr>
              <w:rPr>
                <w:rFonts w:ascii="Calibri" w:hAnsi="Calibri" w:cs="Arial"/>
                <w:sz w:val="20"/>
                <w:szCs w:val="20"/>
              </w:rPr>
            </w:pPr>
          </w:p>
        </w:tc>
      </w:tr>
    </w:tbl>
    <w:p w14:paraId="2864232B" w14:textId="77777777" w:rsidR="002656F2" w:rsidRPr="00AB459D" w:rsidRDefault="002656F2" w:rsidP="002B4FBF">
      <w:pPr>
        <w:rPr>
          <w:rFonts w:ascii="Calibri" w:hAnsi="Calibri" w:cs="Arial"/>
          <w:sz w:val="20"/>
          <w:szCs w:val="20"/>
        </w:rPr>
      </w:pPr>
    </w:p>
    <w:p w14:paraId="24A5E205" w14:textId="77777777" w:rsidR="002656F2" w:rsidRPr="00AB459D" w:rsidRDefault="002656F2" w:rsidP="002B4FBF">
      <w:pPr>
        <w:rPr>
          <w:rFonts w:ascii="Calibri" w:hAnsi="Calibri" w:cs="Arial"/>
          <w:sz w:val="20"/>
          <w:szCs w:val="20"/>
        </w:rPr>
      </w:pPr>
      <w:r w:rsidRPr="00AB459D">
        <w:rPr>
          <w:rFonts w:ascii="Calibri" w:hAnsi="Calibri" w:cs="Arial"/>
          <w:sz w:val="20"/>
          <w:szCs w:val="20"/>
        </w:rPr>
        <w:br w:type="page"/>
      </w:r>
    </w:p>
    <w:tbl>
      <w:tblPr>
        <w:tblW w:w="918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80"/>
      </w:tblGrid>
      <w:tr w:rsidR="000B6D22" w:rsidRPr="00AB459D" w14:paraId="4AEE7EDD" w14:textId="77777777" w:rsidTr="00AE1E59">
        <w:trPr>
          <w:trHeight w:val="549"/>
        </w:trPr>
        <w:tc>
          <w:tcPr>
            <w:tcW w:w="9180" w:type="dxa"/>
          </w:tcPr>
          <w:p w14:paraId="0ADC928A" w14:textId="77777777" w:rsidR="000B6D22" w:rsidRPr="00AB459D" w:rsidRDefault="00383A8E" w:rsidP="003B56D5">
            <w:pPr>
              <w:spacing w:after="200"/>
              <w:jc w:val="both"/>
              <w:rPr>
                <w:rFonts w:ascii="Calibri" w:hAnsi="Calibri" w:cs="Arial"/>
                <w:sz w:val="20"/>
                <w:szCs w:val="20"/>
              </w:rPr>
            </w:pPr>
            <w:r>
              <w:rPr>
                <w:rFonts w:ascii="Calibri" w:hAnsi="Calibri" w:cs="Arial"/>
                <w:sz w:val="20"/>
                <w:szCs w:val="20"/>
              </w:rPr>
              <w:lastRenderedPageBreak/>
              <w:t>Funding plans following</w:t>
            </w:r>
            <w:r w:rsidR="000B6D22" w:rsidRPr="00AB459D">
              <w:rPr>
                <w:rFonts w:ascii="Calibri" w:hAnsi="Calibri" w:cs="Arial"/>
                <w:sz w:val="20"/>
                <w:szCs w:val="20"/>
              </w:rPr>
              <w:t xml:space="preserve"> successful completion of this project</w:t>
            </w:r>
            <w:r w:rsidR="003B56D5" w:rsidRPr="00AB459D">
              <w:rPr>
                <w:rFonts w:ascii="Calibri" w:hAnsi="Calibri" w:cs="Arial"/>
                <w:sz w:val="20"/>
                <w:szCs w:val="20"/>
              </w:rPr>
              <w:t>:</w:t>
            </w:r>
          </w:p>
        </w:tc>
      </w:tr>
      <w:tr w:rsidR="000B6D22" w:rsidRPr="00AB459D" w14:paraId="41CD4F62" w14:textId="77777777" w:rsidTr="000B6D22">
        <w:trPr>
          <w:trHeight w:val="934"/>
        </w:trPr>
        <w:tc>
          <w:tcPr>
            <w:tcW w:w="9180" w:type="dxa"/>
          </w:tcPr>
          <w:p w14:paraId="02B932C5" w14:textId="3AC4F1A1" w:rsidR="00250B4A" w:rsidRPr="00250B4A" w:rsidRDefault="00250B4A" w:rsidP="0054187F">
            <w:pPr>
              <w:rPr>
                <w:rFonts w:ascii="Calibri" w:hAnsi="Calibri" w:cs="Arial"/>
                <w:sz w:val="20"/>
                <w:szCs w:val="20"/>
              </w:rPr>
            </w:pPr>
            <w:r>
              <w:rPr>
                <w:rFonts w:ascii="Calibri" w:hAnsi="Calibri" w:cs="Arial"/>
                <w:sz w:val="20"/>
                <w:szCs w:val="20"/>
              </w:rPr>
              <w:t>The OPSARS concept is, to the best of our knowledge, a world first and, as such, a full development proposal (worth in the region of ~£750k) will require a feasibility study backed up by solid engineering and scientific analysis of the system, as well as a clear understanding of the level of risk – engineering, scientific and commercial – involved. The partnership between the two Faculties, NOC and Planet Ocean was designed specifically to address these three facets.</w:t>
            </w:r>
          </w:p>
          <w:p w14:paraId="15DD5076" w14:textId="77777777" w:rsidR="00250B4A" w:rsidRDefault="00250B4A" w:rsidP="0054187F">
            <w:pPr>
              <w:rPr>
                <w:rFonts w:asciiTheme="majorHAnsi" w:hAnsiTheme="majorHAnsi" w:cs="Arial"/>
                <w:sz w:val="20"/>
                <w:szCs w:val="20"/>
              </w:rPr>
            </w:pPr>
          </w:p>
          <w:p w14:paraId="3A85D01C" w14:textId="52C6CA46" w:rsidR="000B6D22" w:rsidRDefault="0054187F" w:rsidP="008316D5">
            <w:pPr>
              <w:rPr>
                <w:rFonts w:asciiTheme="majorHAnsi" w:hAnsiTheme="majorHAnsi" w:cs="Arial"/>
                <w:sz w:val="20"/>
                <w:szCs w:val="20"/>
              </w:rPr>
            </w:pPr>
            <w:r>
              <w:rPr>
                <w:rFonts w:asciiTheme="majorHAnsi" w:hAnsiTheme="majorHAnsi" w:cs="Arial"/>
                <w:sz w:val="20"/>
                <w:szCs w:val="20"/>
              </w:rPr>
              <w:t xml:space="preserve">We propose to target the July 2016 NERC funding round </w:t>
            </w:r>
            <w:ins w:id="131" w:author="Mark Pickering" w:date="2015-09-01T16:50:00Z">
              <w:r w:rsidR="005D2E89">
                <w:rPr>
                  <w:rFonts w:asciiTheme="majorHAnsi" w:hAnsiTheme="majorHAnsi" w:cs="Arial"/>
                  <w:sz w:val="20"/>
                  <w:szCs w:val="20"/>
                </w:rPr>
                <w:t xml:space="preserve">or other </w:t>
              </w:r>
            </w:ins>
            <w:ins w:id="132" w:author="Mark Pickering" w:date="2015-09-01T16:52:00Z">
              <w:r w:rsidR="005D2E89">
                <w:rPr>
                  <w:rFonts w:asciiTheme="majorHAnsi" w:hAnsiTheme="majorHAnsi" w:cs="Arial"/>
                  <w:sz w:val="20"/>
                  <w:szCs w:val="20"/>
                </w:rPr>
                <w:t xml:space="preserve">similarly timed </w:t>
              </w:r>
            </w:ins>
            <w:ins w:id="133" w:author="Mark Pickering" w:date="2015-09-01T16:50:00Z">
              <w:r w:rsidR="005D2E89">
                <w:rPr>
                  <w:rFonts w:asciiTheme="majorHAnsi" w:hAnsiTheme="majorHAnsi" w:cs="Arial"/>
                  <w:sz w:val="20"/>
                  <w:szCs w:val="20"/>
                </w:rPr>
                <w:t xml:space="preserve">appropriate </w:t>
              </w:r>
            </w:ins>
            <w:ins w:id="134" w:author="Mark Pickering" w:date="2015-09-01T16:54:00Z">
              <w:r w:rsidR="005D2E89">
                <w:rPr>
                  <w:rFonts w:asciiTheme="majorHAnsi" w:hAnsiTheme="majorHAnsi" w:cs="Arial"/>
                  <w:sz w:val="20"/>
                  <w:szCs w:val="20"/>
                </w:rPr>
                <w:t xml:space="preserve">forthcoming </w:t>
              </w:r>
            </w:ins>
            <w:ins w:id="135" w:author="Mark Pickering" w:date="2015-09-01T16:51:00Z">
              <w:r w:rsidR="005D2E89">
                <w:rPr>
                  <w:rFonts w:asciiTheme="majorHAnsi" w:hAnsiTheme="majorHAnsi" w:cs="Arial"/>
                  <w:sz w:val="20"/>
                  <w:szCs w:val="20"/>
                </w:rPr>
                <w:t xml:space="preserve">funding </w:t>
              </w:r>
            </w:ins>
            <w:ins w:id="136" w:author="Mark Pickering" w:date="2015-09-01T16:54:00Z">
              <w:r w:rsidR="005D2E89">
                <w:rPr>
                  <w:rFonts w:asciiTheme="majorHAnsi" w:hAnsiTheme="majorHAnsi" w:cs="Arial"/>
                  <w:sz w:val="20"/>
                  <w:szCs w:val="20"/>
                </w:rPr>
                <w:t>calls</w:t>
              </w:r>
            </w:ins>
            <w:ins w:id="137" w:author="Mark Pickering" w:date="2015-09-01T16:51:00Z">
              <w:r w:rsidR="005D2E89">
                <w:rPr>
                  <w:rFonts w:asciiTheme="majorHAnsi" w:hAnsiTheme="majorHAnsi" w:cs="Arial"/>
                  <w:sz w:val="20"/>
                  <w:szCs w:val="20"/>
                </w:rPr>
                <w:t xml:space="preserve"> (e.g. </w:t>
              </w:r>
            </w:ins>
            <w:ins w:id="138" w:author="Mark Pickering" w:date="2015-09-01T17:05:00Z">
              <w:r w:rsidR="005B5C46">
                <w:rPr>
                  <w:rFonts w:asciiTheme="majorHAnsi" w:hAnsiTheme="majorHAnsi" w:cs="Arial"/>
                  <w:sz w:val="20"/>
                  <w:szCs w:val="20"/>
                </w:rPr>
                <w:t>EPSRC/</w:t>
              </w:r>
            </w:ins>
            <w:ins w:id="139" w:author="Mark Pickering" w:date="2015-09-01T16:50:00Z">
              <w:r w:rsidR="005D2E89">
                <w:rPr>
                  <w:rFonts w:asciiTheme="majorHAnsi" w:hAnsiTheme="majorHAnsi" w:cs="Arial"/>
                  <w:sz w:val="20"/>
                  <w:szCs w:val="20"/>
                </w:rPr>
                <w:t>Horizon 2020</w:t>
              </w:r>
            </w:ins>
            <w:ins w:id="140" w:author="Mark Pickering" w:date="2015-09-01T16:51:00Z">
              <w:r w:rsidR="005D2E89">
                <w:rPr>
                  <w:rFonts w:asciiTheme="majorHAnsi" w:hAnsiTheme="majorHAnsi" w:cs="Arial"/>
                  <w:sz w:val="20"/>
                  <w:szCs w:val="20"/>
                </w:rPr>
                <w:t>/Innovate UK</w:t>
              </w:r>
            </w:ins>
            <w:ins w:id="141" w:author="Mark Pickering" w:date="2015-09-01T16:53:00Z">
              <w:r w:rsidR="005D2E89">
                <w:rPr>
                  <w:rFonts w:asciiTheme="majorHAnsi" w:hAnsiTheme="majorHAnsi" w:cs="Arial"/>
                  <w:sz w:val="20"/>
                  <w:szCs w:val="20"/>
                </w:rPr>
                <w:t>)</w:t>
              </w:r>
            </w:ins>
            <w:ins w:id="142" w:author="Mark Pickering" w:date="2015-09-01T16:50:00Z">
              <w:r w:rsidR="005D2E89">
                <w:rPr>
                  <w:rFonts w:asciiTheme="majorHAnsi" w:hAnsiTheme="majorHAnsi" w:cs="Arial"/>
                  <w:sz w:val="20"/>
                  <w:szCs w:val="20"/>
                </w:rPr>
                <w:t xml:space="preserve"> </w:t>
              </w:r>
            </w:ins>
            <w:r>
              <w:rPr>
                <w:rFonts w:asciiTheme="majorHAnsi" w:hAnsiTheme="majorHAnsi" w:cs="Arial"/>
                <w:sz w:val="20"/>
                <w:szCs w:val="20"/>
              </w:rPr>
              <w:t>with a technology-</w:t>
            </w:r>
            <w:r w:rsidR="008316D5">
              <w:rPr>
                <w:rFonts w:asciiTheme="majorHAnsi" w:hAnsiTheme="majorHAnsi" w:cs="Arial"/>
                <w:sz w:val="20"/>
                <w:szCs w:val="20"/>
              </w:rPr>
              <w:t xml:space="preserve">led </w:t>
            </w:r>
            <w:r>
              <w:rPr>
                <w:rFonts w:asciiTheme="majorHAnsi" w:hAnsiTheme="majorHAnsi" w:cs="Arial"/>
                <w:sz w:val="20"/>
                <w:szCs w:val="20"/>
              </w:rPr>
              <w:t>proposal for the development of OPSARS.</w:t>
            </w:r>
            <w:r w:rsidR="004226DB">
              <w:rPr>
                <w:rFonts w:asciiTheme="majorHAnsi" w:hAnsiTheme="majorHAnsi" w:cs="Arial"/>
                <w:sz w:val="20"/>
                <w:szCs w:val="20"/>
              </w:rPr>
              <w:t xml:space="preserve"> We aim to complete by March 2016, in time for a submission to the internal peer-review round.</w:t>
            </w:r>
          </w:p>
          <w:p w14:paraId="537BDA58" w14:textId="51744493" w:rsidR="0054187F" w:rsidRDefault="0054187F" w:rsidP="0054187F">
            <w:pPr>
              <w:rPr>
                <w:rFonts w:asciiTheme="majorHAnsi" w:hAnsiTheme="majorHAnsi" w:cs="Arial"/>
                <w:sz w:val="20"/>
                <w:szCs w:val="20"/>
              </w:rPr>
            </w:pPr>
          </w:p>
          <w:p w14:paraId="3DA9C684" w14:textId="77777777" w:rsidR="0054187F" w:rsidRPr="004226DB" w:rsidRDefault="0054187F" w:rsidP="004226DB">
            <w:pPr>
              <w:rPr>
                <w:rFonts w:asciiTheme="majorHAnsi" w:hAnsiTheme="majorHAnsi" w:cs="Arial"/>
                <w:sz w:val="20"/>
                <w:szCs w:val="20"/>
              </w:rPr>
            </w:pPr>
            <w:r w:rsidRPr="004226DB">
              <w:rPr>
                <w:rFonts w:asciiTheme="majorHAnsi" w:hAnsiTheme="majorHAnsi" w:cs="Arial"/>
                <w:sz w:val="20"/>
                <w:szCs w:val="20"/>
              </w:rPr>
              <w:t>We will build this proposal on a double argument.</w:t>
            </w:r>
          </w:p>
          <w:p w14:paraId="4ADEBF7A" w14:textId="77777777" w:rsidR="0054187F" w:rsidRPr="004226DB" w:rsidRDefault="0054187F" w:rsidP="004226DB">
            <w:pPr>
              <w:rPr>
                <w:rFonts w:asciiTheme="majorHAnsi" w:hAnsiTheme="majorHAnsi" w:cs="Arial"/>
                <w:sz w:val="20"/>
                <w:szCs w:val="20"/>
              </w:rPr>
            </w:pPr>
          </w:p>
          <w:p w14:paraId="2ADEBA9C" w14:textId="3E7C00DD" w:rsidR="0054187F" w:rsidRPr="004226DB" w:rsidRDefault="0054187F" w:rsidP="004226DB">
            <w:pPr>
              <w:rPr>
                <w:rFonts w:asciiTheme="majorHAnsi" w:hAnsiTheme="majorHAnsi" w:cs="Arial"/>
                <w:sz w:val="20"/>
                <w:szCs w:val="20"/>
              </w:rPr>
            </w:pPr>
            <w:r w:rsidRPr="004226DB">
              <w:rPr>
                <w:rFonts w:asciiTheme="majorHAnsi" w:hAnsiTheme="majorHAnsi" w:cs="Arial"/>
                <w:sz w:val="20"/>
                <w:szCs w:val="20"/>
              </w:rPr>
              <w:t xml:space="preserve">On the one hand, OPSARS reduces the </w:t>
            </w:r>
            <w:r w:rsidR="004226DB">
              <w:rPr>
                <w:rFonts w:asciiTheme="majorHAnsi" w:hAnsiTheme="majorHAnsi" w:cs="Arial"/>
                <w:sz w:val="20"/>
                <w:szCs w:val="20"/>
              </w:rPr>
              <w:t>need for large research vessels, which meshes well with the</w:t>
            </w:r>
            <w:r w:rsidRPr="004226DB">
              <w:rPr>
                <w:rFonts w:asciiTheme="majorHAnsi" w:hAnsiTheme="majorHAnsi" w:cs="Arial"/>
                <w:sz w:val="20"/>
                <w:szCs w:val="20"/>
              </w:rPr>
              <w:t xml:space="preserve"> NERC priority of reducing dependence on fossil fuels</w:t>
            </w:r>
            <w:r w:rsidR="004226DB" w:rsidRPr="004226DB">
              <w:rPr>
                <w:rFonts w:asciiTheme="majorHAnsi" w:hAnsiTheme="majorHAnsi" w:cs="Arial"/>
                <w:sz w:val="20"/>
                <w:szCs w:val="20"/>
              </w:rPr>
              <w:t xml:space="preserve">. Also, </w:t>
            </w:r>
            <w:r w:rsidRPr="004226DB">
              <w:rPr>
                <w:rFonts w:asciiTheme="majorHAnsi" w:hAnsiTheme="majorHAnsi" w:cs="Arial"/>
                <w:sz w:val="20"/>
                <w:szCs w:val="20"/>
              </w:rPr>
              <w:t xml:space="preserve">at research </w:t>
            </w:r>
            <w:r w:rsidR="004226DB" w:rsidRPr="004226DB">
              <w:rPr>
                <w:rFonts w:asciiTheme="majorHAnsi" w:hAnsiTheme="majorHAnsi" w:cs="Arial"/>
                <w:sz w:val="20"/>
                <w:szCs w:val="20"/>
              </w:rPr>
              <w:t xml:space="preserve">vessel costs of £30-50k/day, substantial savings can be made by replacing ship time </w:t>
            </w:r>
            <w:r w:rsidR="004226DB">
              <w:rPr>
                <w:rFonts w:asciiTheme="majorHAnsi" w:hAnsiTheme="majorHAnsi" w:cs="Arial"/>
                <w:sz w:val="20"/>
                <w:szCs w:val="20"/>
              </w:rPr>
              <w:t>with</w:t>
            </w:r>
            <w:r w:rsidR="004226DB" w:rsidRPr="004226DB">
              <w:rPr>
                <w:rFonts w:asciiTheme="majorHAnsi" w:hAnsiTheme="majorHAnsi" w:cs="Arial"/>
                <w:sz w:val="20"/>
                <w:szCs w:val="20"/>
              </w:rPr>
              <w:t xml:space="preserve"> a system </w:t>
            </w:r>
            <w:r w:rsidR="004226DB">
              <w:rPr>
                <w:rFonts w:asciiTheme="majorHAnsi" w:hAnsiTheme="majorHAnsi" w:cs="Arial"/>
                <w:sz w:val="20"/>
                <w:szCs w:val="20"/>
              </w:rPr>
              <w:t>that can cover the continental shelf from the shore and can significantly speed up exploration in the case of more remote, ship-based operations.</w:t>
            </w:r>
          </w:p>
          <w:p w14:paraId="6B3E0415" w14:textId="77777777" w:rsidR="0054187F" w:rsidRDefault="0054187F" w:rsidP="004226DB">
            <w:pPr>
              <w:rPr>
                <w:rFonts w:asciiTheme="majorHAnsi" w:hAnsiTheme="majorHAnsi" w:cs="Arial"/>
                <w:sz w:val="20"/>
                <w:szCs w:val="20"/>
              </w:rPr>
            </w:pPr>
          </w:p>
          <w:p w14:paraId="433E22E4" w14:textId="4AC6504B" w:rsidR="000B6D22" w:rsidRPr="009A29F2" w:rsidRDefault="004226DB" w:rsidP="005B5C46">
            <w:pPr>
              <w:rPr>
                <w:rFonts w:asciiTheme="majorHAnsi" w:hAnsiTheme="majorHAnsi" w:cs="Arial"/>
                <w:sz w:val="20"/>
                <w:szCs w:val="20"/>
              </w:rPr>
            </w:pPr>
            <w:r>
              <w:rPr>
                <w:rFonts w:asciiTheme="majorHAnsi" w:hAnsiTheme="majorHAnsi" w:cs="Arial"/>
                <w:sz w:val="20"/>
                <w:szCs w:val="20"/>
              </w:rPr>
              <w:t xml:space="preserve">On the other hand, OPSARS </w:t>
            </w:r>
            <w:r w:rsidR="009A29F2">
              <w:rPr>
                <w:rFonts w:asciiTheme="majorHAnsi" w:hAnsiTheme="majorHAnsi" w:cs="Arial"/>
                <w:sz w:val="20"/>
                <w:szCs w:val="20"/>
              </w:rPr>
              <w:t>creates</w:t>
            </w:r>
            <w:r>
              <w:rPr>
                <w:rFonts w:asciiTheme="majorHAnsi" w:hAnsiTheme="majorHAnsi" w:cs="Arial"/>
                <w:sz w:val="20"/>
                <w:szCs w:val="20"/>
              </w:rPr>
              <w:t xml:space="preserve"> capabilities that do not exist at the moment. The key elements here are rapid response (allowing better time-domain resolution) </w:t>
            </w:r>
            <w:r w:rsidR="00B44FC3">
              <w:rPr>
                <w:rFonts w:asciiTheme="majorHAnsi" w:hAnsiTheme="majorHAnsi" w:cs="Arial"/>
                <w:sz w:val="20"/>
                <w:szCs w:val="20"/>
              </w:rPr>
              <w:t>and access to locations that are very difficult to reach with present capabilities – the pilot project is to assess science cases corresponding to each.</w:t>
            </w:r>
            <w:ins w:id="143" w:author="Mark Pickering" w:date="2015-09-01T16:57:00Z">
              <w:r w:rsidR="005B5C46">
                <w:rPr>
                  <w:rFonts w:asciiTheme="majorHAnsi" w:hAnsiTheme="majorHAnsi" w:cs="Arial"/>
                  <w:sz w:val="20"/>
                  <w:szCs w:val="20"/>
                </w:rPr>
                <w:t xml:space="preserve"> The system</w:t>
              </w:r>
            </w:ins>
            <w:ins w:id="144" w:author="Mark Pickering" w:date="2015-09-01T16:58:00Z">
              <w:r w:rsidR="005B5C46">
                <w:rPr>
                  <w:rFonts w:asciiTheme="majorHAnsi" w:hAnsiTheme="majorHAnsi" w:cs="Arial"/>
                  <w:sz w:val="20"/>
                  <w:szCs w:val="20"/>
                </w:rPr>
                <w:t xml:space="preserve">’s </w:t>
              </w:r>
            </w:ins>
            <w:ins w:id="145" w:author="Mark Pickering" w:date="2015-09-01T16:59:00Z">
              <w:r w:rsidR="005B5C46">
                <w:rPr>
                  <w:rFonts w:asciiTheme="majorHAnsi" w:hAnsiTheme="majorHAnsi" w:cs="Arial"/>
                  <w:sz w:val="20"/>
                  <w:szCs w:val="20"/>
                </w:rPr>
                <w:t xml:space="preserve">ability to provide </w:t>
              </w:r>
            </w:ins>
            <w:ins w:id="146" w:author="Mark Pickering" w:date="2015-09-01T16:58:00Z">
              <w:r w:rsidR="005B5C46">
                <w:rPr>
                  <w:rFonts w:asciiTheme="majorHAnsi" w:hAnsiTheme="majorHAnsi" w:cs="Arial"/>
                  <w:sz w:val="20"/>
                  <w:szCs w:val="20"/>
                </w:rPr>
                <w:t xml:space="preserve">rapid response in inaccessible and hazardous </w:t>
              </w:r>
            </w:ins>
            <w:ins w:id="147" w:author="Mark Pickering" w:date="2015-09-01T17:00:00Z">
              <w:r w:rsidR="005B5C46">
                <w:rPr>
                  <w:rFonts w:asciiTheme="majorHAnsi" w:hAnsiTheme="majorHAnsi" w:cs="Arial"/>
                  <w:sz w:val="20"/>
                  <w:szCs w:val="20"/>
                </w:rPr>
                <w:t xml:space="preserve">environments </w:t>
              </w:r>
            </w:ins>
            <w:ins w:id="148" w:author="Mark Pickering" w:date="2015-09-01T17:03:00Z">
              <w:r w:rsidR="005B5C46">
                <w:rPr>
                  <w:rFonts w:asciiTheme="majorHAnsi" w:hAnsiTheme="majorHAnsi" w:cs="Arial"/>
                  <w:sz w:val="20"/>
                  <w:szCs w:val="20"/>
                </w:rPr>
                <w:t>also has</w:t>
              </w:r>
            </w:ins>
            <w:ins w:id="149" w:author="Mark Pickering" w:date="2015-09-01T17:00:00Z">
              <w:r w:rsidR="005B5C46">
                <w:rPr>
                  <w:rFonts w:asciiTheme="majorHAnsi" w:hAnsiTheme="majorHAnsi" w:cs="Arial"/>
                  <w:sz w:val="20"/>
                  <w:szCs w:val="20"/>
                </w:rPr>
                <w:t xml:space="preserve"> transferability into </w:t>
              </w:r>
            </w:ins>
            <w:ins w:id="150" w:author="Mark Pickering" w:date="2015-09-01T17:03:00Z">
              <w:r w:rsidR="005B5C46">
                <w:rPr>
                  <w:rFonts w:asciiTheme="majorHAnsi" w:hAnsiTheme="majorHAnsi" w:cs="Arial"/>
                  <w:sz w:val="20"/>
                  <w:szCs w:val="20"/>
                </w:rPr>
                <w:t>o</w:t>
              </w:r>
            </w:ins>
            <w:ins w:id="151" w:author="Mark Pickering" w:date="2015-09-01T17:00:00Z">
              <w:r w:rsidR="005B5C46">
                <w:rPr>
                  <w:rFonts w:asciiTheme="majorHAnsi" w:hAnsiTheme="majorHAnsi" w:cs="Arial"/>
                  <w:sz w:val="20"/>
                  <w:szCs w:val="20"/>
                </w:rPr>
                <w:t>il spill response, operational ocean modelling and defence applications.</w:t>
              </w:r>
            </w:ins>
            <w:r w:rsidR="009A29F2">
              <w:rPr>
                <w:rFonts w:asciiTheme="majorHAnsi" w:hAnsiTheme="majorHAnsi" w:cs="Arial"/>
                <w:sz w:val="20"/>
                <w:szCs w:val="20"/>
              </w:rPr>
              <w:t xml:space="preserve"> </w:t>
            </w:r>
            <w:r>
              <w:rPr>
                <w:rFonts w:asciiTheme="majorHAnsi" w:hAnsiTheme="majorHAnsi" w:cs="Arial"/>
                <w:sz w:val="20"/>
                <w:szCs w:val="20"/>
              </w:rPr>
              <w:t>In addition to refining the technological concept, the proposed pilot project will be used to select which of the</w:t>
            </w:r>
            <w:r w:rsidR="009A29F2">
              <w:rPr>
                <w:rFonts w:asciiTheme="majorHAnsi" w:hAnsiTheme="majorHAnsi" w:cs="Arial"/>
                <w:sz w:val="20"/>
                <w:szCs w:val="20"/>
              </w:rPr>
              <w:t>se</w:t>
            </w:r>
            <w:r>
              <w:rPr>
                <w:rFonts w:asciiTheme="majorHAnsi" w:hAnsiTheme="majorHAnsi" w:cs="Arial"/>
                <w:sz w:val="20"/>
                <w:szCs w:val="20"/>
              </w:rPr>
              <w:t xml:space="preserve"> science ap</w:t>
            </w:r>
            <w:r w:rsidR="009A29F2">
              <w:rPr>
                <w:rFonts w:asciiTheme="majorHAnsi" w:hAnsiTheme="majorHAnsi" w:cs="Arial"/>
                <w:sz w:val="20"/>
                <w:szCs w:val="20"/>
              </w:rPr>
              <w:t>plications should support the</w:t>
            </w:r>
            <w:r>
              <w:rPr>
                <w:rFonts w:asciiTheme="majorHAnsi" w:hAnsiTheme="majorHAnsi" w:cs="Arial"/>
                <w:sz w:val="20"/>
                <w:szCs w:val="20"/>
              </w:rPr>
              <w:t xml:space="preserve"> final NERC </w:t>
            </w:r>
            <w:ins w:id="152" w:author="Mark Pickering" w:date="2015-09-01T17:04:00Z">
              <w:r w:rsidR="005B5C46">
                <w:rPr>
                  <w:rFonts w:asciiTheme="majorHAnsi" w:hAnsiTheme="majorHAnsi" w:cs="Arial"/>
                  <w:sz w:val="20"/>
                  <w:szCs w:val="20"/>
                </w:rPr>
                <w:t xml:space="preserve">or other </w:t>
              </w:r>
            </w:ins>
            <w:r>
              <w:rPr>
                <w:rFonts w:asciiTheme="majorHAnsi" w:hAnsiTheme="majorHAnsi" w:cs="Arial"/>
                <w:sz w:val="20"/>
                <w:szCs w:val="20"/>
              </w:rPr>
              <w:t>submission.</w:t>
            </w:r>
          </w:p>
        </w:tc>
      </w:tr>
    </w:tbl>
    <w:p w14:paraId="7C6B322C" w14:textId="77777777" w:rsidR="009D7E3B" w:rsidRPr="00AB459D" w:rsidRDefault="009D7E3B" w:rsidP="002B4FBF">
      <w:pPr>
        <w:rPr>
          <w:rFonts w:ascii="Calibri" w:hAnsi="Calibri" w:cs="Arial"/>
          <w:sz w:val="20"/>
          <w:szCs w:val="20"/>
        </w:rPr>
      </w:pPr>
    </w:p>
    <w:p w14:paraId="3770BE71" w14:textId="77777777" w:rsidR="005F2A36" w:rsidRPr="00AB459D" w:rsidRDefault="005F2A36" w:rsidP="002B4FBF">
      <w:pPr>
        <w:rPr>
          <w:rFonts w:ascii="Calibri" w:hAnsi="Calibri" w:cs="Arial"/>
          <w:sz w:val="20"/>
          <w:szCs w:val="20"/>
        </w:rPr>
      </w:pPr>
    </w:p>
    <w:tbl>
      <w:tblPr>
        <w:tblW w:w="918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80"/>
      </w:tblGrid>
      <w:tr w:rsidR="000B6D22" w:rsidRPr="00AB459D" w14:paraId="64CCA5E6" w14:textId="77777777" w:rsidTr="00AE1E59">
        <w:trPr>
          <w:trHeight w:val="549"/>
        </w:trPr>
        <w:tc>
          <w:tcPr>
            <w:tcW w:w="9180" w:type="dxa"/>
          </w:tcPr>
          <w:p w14:paraId="7B46C3A6" w14:textId="77777777" w:rsidR="000B6D22" w:rsidRPr="00AB459D" w:rsidRDefault="000B6D22" w:rsidP="003B56D5">
            <w:pPr>
              <w:spacing w:after="200"/>
              <w:jc w:val="both"/>
              <w:rPr>
                <w:rFonts w:ascii="Calibri" w:hAnsi="Calibri" w:cs="Arial"/>
                <w:sz w:val="20"/>
                <w:szCs w:val="20"/>
              </w:rPr>
            </w:pPr>
            <w:r w:rsidRPr="00AB459D">
              <w:rPr>
                <w:rFonts w:ascii="Calibri" w:hAnsi="Calibri" w:cs="Arial"/>
                <w:sz w:val="20"/>
                <w:szCs w:val="20"/>
              </w:rPr>
              <w:t>A</w:t>
            </w:r>
            <w:r w:rsidR="00CD7E63" w:rsidRPr="00AB459D">
              <w:rPr>
                <w:rFonts w:ascii="Calibri" w:hAnsi="Calibri" w:cs="Arial"/>
                <w:sz w:val="20"/>
                <w:szCs w:val="20"/>
              </w:rPr>
              <w:t>pproximate timeline for completion and spend out by</w:t>
            </w:r>
            <w:r w:rsidR="00D03398" w:rsidRPr="00AB459D">
              <w:rPr>
                <w:rFonts w:ascii="Calibri" w:hAnsi="Calibri" w:cs="Arial"/>
                <w:sz w:val="20"/>
                <w:szCs w:val="20"/>
              </w:rPr>
              <w:t xml:space="preserve"> </w:t>
            </w:r>
            <w:r w:rsidR="00F23C8A" w:rsidRPr="00AB459D">
              <w:rPr>
                <w:rFonts w:ascii="Calibri" w:hAnsi="Calibri" w:cs="Arial"/>
                <w:sz w:val="20"/>
                <w:szCs w:val="20"/>
              </w:rPr>
              <w:t xml:space="preserve">31 July </w:t>
            </w:r>
            <w:r w:rsidR="00176E81">
              <w:rPr>
                <w:rFonts w:ascii="Calibri" w:hAnsi="Calibri" w:cs="Arial"/>
                <w:sz w:val="20"/>
                <w:szCs w:val="20"/>
              </w:rPr>
              <w:t>2016</w:t>
            </w:r>
            <w:r w:rsidR="003B56D5" w:rsidRPr="00AB459D">
              <w:rPr>
                <w:rFonts w:ascii="Calibri" w:hAnsi="Calibri" w:cs="Arial"/>
                <w:sz w:val="20"/>
                <w:szCs w:val="20"/>
              </w:rPr>
              <w:t>:</w:t>
            </w:r>
          </w:p>
        </w:tc>
      </w:tr>
      <w:tr w:rsidR="000B6D22" w:rsidRPr="00AB459D" w14:paraId="4C21E558" w14:textId="77777777" w:rsidTr="00AE1E59">
        <w:trPr>
          <w:trHeight w:val="934"/>
        </w:trPr>
        <w:tc>
          <w:tcPr>
            <w:tcW w:w="9180" w:type="dxa"/>
          </w:tcPr>
          <w:p w14:paraId="14E5BA1F" w14:textId="7D3CC70B" w:rsidR="000B6D22" w:rsidRPr="00AB459D" w:rsidRDefault="00B44FC3" w:rsidP="00794CC6">
            <w:pPr>
              <w:rPr>
                <w:rFonts w:ascii="Calibri" w:hAnsi="Calibri" w:cs="Arial"/>
                <w:sz w:val="20"/>
                <w:szCs w:val="20"/>
              </w:rPr>
            </w:pPr>
            <w:r>
              <w:rPr>
                <w:rFonts w:ascii="Calibri" w:hAnsi="Calibri" w:cs="Arial"/>
                <w:sz w:val="20"/>
                <w:szCs w:val="20"/>
              </w:rPr>
              <w:t xml:space="preserve">We propose a 15 October start and a 15 March completion, in time for an internal pre-submission for the NERC summer standard round. </w:t>
            </w:r>
            <w:r w:rsidR="00794CC6">
              <w:rPr>
                <w:rFonts w:ascii="Calibri" w:hAnsi="Calibri" w:cs="Arial"/>
                <w:sz w:val="20"/>
                <w:szCs w:val="20"/>
              </w:rPr>
              <w:t xml:space="preserve">A </w:t>
            </w:r>
            <w:r w:rsidR="00DD0AB0">
              <w:rPr>
                <w:rFonts w:ascii="Calibri" w:hAnsi="Calibri" w:cs="Arial"/>
                <w:sz w:val="20"/>
                <w:szCs w:val="20"/>
              </w:rPr>
              <w:t>four-page</w:t>
            </w:r>
            <w:r w:rsidR="00794CC6">
              <w:rPr>
                <w:rFonts w:ascii="Calibri" w:hAnsi="Calibri" w:cs="Arial"/>
                <w:sz w:val="20"/>
                <w:szCs w:val="20"/>
              </w:rPr>
              <w:t xml:space="preserve"> outline of the bid document will be available </w:t>
            </w:r>
            <w:r w:rsidR="005B4DBD">
              <w:rPr>
                <w:rFonts w:ascii="Calibri" w:hAnsi="Calibri" w:cs="Arial"/>
                <w:sz w:val="20"/>
                <w:szCs w:val="20"/>
              </w:rPr>
              <w:t>by 1</w:t>
            </w:r>
            <w:r w:rsidR="00794CC6">
              <w:rPr>
                <w:rFonts w:ascii="Calibri" w:hAnsi="Calibri" w:cs="Arial"/>
                <w:sz w:val="20"/>
                <w:szCs w:val="20"/>
              </w:rPr>
              <w:t xml:space="preserve"> February.</w:t>
            </w:r>
          </w:p>
        </w:tc>
      </w:tr>
    </w:tbl>
    <w:p w14:paraId="4B682FA5" w14:textId="77777777" w:rsidR="002B4FBF" w:rsidRPr="00AB459D" w:rsidRDefault="002B4FBF" w:rsidP="002B4FBF">
      <w:pPr>
        <w:ind w:left="180"/>
        <w:rPr>
          <w:rFonts w:ascii="Calibri" w:hAnsi="Calibri" w:cs="Arial"/>
          <w:sz w:val="20"/>
          <w:szCs w:val="20"/>
        </w:rPr>
      </w:pPr>
    </w:p>
    <w:p w14:paraId="76F89C23" w14:textId="77777777" w:rsidR="002B4FBF" w:rsidRPr="00AB459D" w:rsidRDefault="002B4FBF" w:rsidP="002B4FBF">
      <w:pPr>
        <w:ind w:left="180"/>
        <w:rPr>
          <w:rFonts w:ascii="Calibri" w:hAnsi="Calibri" w:cs="Arial"/>
          <w:sz w:val="20"/>
          <w:szCs w:val="20"/>
        </w:rPr>
      </w:pPr>
    </w:p>
    <w:tbl>
      <w:tblPr>
        <w:tblW w:w="918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80"/>
      </w:tblGrid>
      <w:tr w:rsidR="000B6D22" w:rsidRPr="00AB459D" w14:paraId="7E5A6B6D" w14:textId="77777777" w:rsidTr="00AE1E59">
        <w:trPr>
          <w:trHeight w:val="549"/>
        </w:trPr>
        <w:tc>
          <w:tcPr>
            <w:tcW w:w="9180" w:type="dxa"/>
          </w:tcPr>
          <w:p w14:paraId="3A8AEAB1" w14:textId="77777777" w:rsidR="000B6D22" w:rsidRPr="00AB459D" w:rsidRDefault="000B6D22" w:rsidP="00F23C8A">
            <w:pPr>
              <w:spacing w:after="200"/>
              <w:jc w:val="both"/>
              <w:rPr>
                <w:rFonts w:ascii="Calibri" w:hAnsi="Calibri" w:cs="Arial"/>
                <w:sz w:val="20"/>
                <w:szCs w:val="20"/>
              </w:rPr>
            </w:pPr>
            <w:r w:rsidRPr="00AB459D">
              <w:rPr>
                <w:rFonts w:ascii="Calibri" w:hAnsi="Calibri" w:cs="Arial"/>
                <w:sz w:val="20"/>
                <w:szCs w:val="20"/>
              </w:rPr>
              <w:t>Budget request and justification.  (NB</w:t>
            </w:r>
            <w:r w:rsidRPr="00AB459D">
              <w:rPr>
                <w:rFonts w:ascii="Calibri" w:hAnsi="Calibri" w:cs="Arial"/>
                <w:b/>
                <w:bCs/>
                <w:sz w:val="20"/>
                <w:szCs w:val="20"/>
              </w:rPr>
              <w:t xml:space="preserve"> </w:t>
            </w:r>
            <w:r w:rsidRPr="00AB459D">
              <w:rPr>
                <w:rFonts w:ascii="Calibri" w:hAnsi="Calibri" w:cs="Arial"/>
                <w:sz w:val="20"/>
                <w:szCs w:val="20"/>
              </w:rPr>
              <w:t xml:space="preserve">Faculty Finance Office </w:t>
            </w:r>
            <w:r w:rsidR="00F23C8A" w:rsidRPr="00AB459D">
              <w:rPr>
                <w:rFonts w:ascii="Calibri" w:hAnsi="Calibri" w:cs="Arial"/>
                <w:sz w:val="20"/>
                <w:szCs w:val="20"/>
              </w:rPr>
              <w:t>can</w:t>
            </w:r>
            <w:r w:rsidRPr="00AB459D">
              <w:rPr>
                <w:rFonts w:ascii="Calibri" w:hAnsi="Calibri" w:cs="Arial"/>
                <w:sz w:val="20"/>
                <w:szCs w:val="20"/>
              </w:rPr>
              <w:t xml:space="preserve"> provide actual costing)</w:t>
            </w:r>
            <w:r w:rsidR="00DD32DB" w:rsidRPr="00AB459D">
              <w:rPr>
                <w:rFonts w:ascii="Calibri" w:hAnsi="Calibri" w:cs="Arial"/>
                <w:sz w:val="20"/>
                <w:szCs w:val="20"/>
              </w:rPr>
              <w:t>:</w:t>
            </w:r>
          </w:p>
        </w:tc>
      </w:tr>
      <w:tr w:rsidR="000B6D22" w:rsidRPr="00AB459D" w14:paraId="15FAB308" w14:textId="77777777" w:rsidTr="000B6D22">
        <w:trPr>
          <w:trHeight w:val="1203"/>
        </w:trPr>
        <w:tc>
          <w:tcPr>
            <w:tcW w:w="9180" w:type="dxa"/>
          </w:tcPr>
          <w:p w14:paraId="6DD840B6" w14:textId="1058B93B" w:rsidR="000B6D22" w:rsidRPr="00AB459D" w:rsidRDefault="000B6D22" w:rsidP="00AE1E59">
            <w:pPr>
              <w:ind w:left="180"/>
              <w:rPr>
                <w:rFonts w:ascii="Calibri" w:hAnsi="Calibri" w:cs="Arial"/>
                <w:sz w:val="20"/>
                <w:szCs w:val="20"/>
              </w:rPr>
            </w:pPr>
          </w:p>
          <w:p w14:paraId="3A52AA36" w14:textId="77777777" w:rsidR="00DD0AB0" w:rsidRDefault="00336F71" w:rsidP="009A29F2">
            <w:pPr>
              <w:ind w:left="180"/>
              <w:rPr>
                <w:rFonts w:ascii="Calibri" w:hAnsi="Calibri" w:cs="Arial"/>
                <w:sz w:val="20"/>
                <w:szCs w:val="20"/>
              </w:rPr>
            </w:pPr>
            <w:r>
              <w:rPr>
                <w:rFonts w:ascii="Calibri" w:hAnsi="Calibri" w:cs="Arial"/>
                <w:sz w:val="20"/>
                <w:szCs w:val="20"/>
              </w:rPr>
              <w:t xml:space="preserve">We request </w:t>
            </w:r>
            <w:r w:rsidR="00551ADE">
              <w:rPr>
                <w:rFonts w:ascii="Calibri" w:hAnsi="Calibri" w:cs="Arial"/>
                <w:sz w:val="20"/>
                <w:szCs w:val="20"/>
              </w:rPr>
              <w:t xml:space="preserve">funding to cover the </w:t>
            </w:r>
            <w:r>
              <w:rPr>
                <w:rFonts w:ascii="Calibri" w:hAnsi="Calibri" w:cs="Arial"/>
                <w:sz w:val="20"/>
                <w:szCs w:val="20"/>
              </w:rPr>
              <w:t>personnel cost</w:t>
            </w:r>
            <w:r w:rsidR="00551ADE">
              <w:rPr>
                <w:rFonts w:ascii="Calibri" w:hAnsi="Calibri" w:cs="Arial"/>
                <w:sz w:val="20"/>
                <w:szCs w:val="20"/>
              </w:rPr>
              <w:t>s of the OPSARS feasibility study</w:t>
            </w:r>
            <w:r>
              <w:rPr>
                <w:rFonts w:ascii="Calibri" w:hAnsi="Calibri" w:cs="Arial"/>
                <w:sz w:val="20"/>
                <w:szCs w:val="20"/>
              </w:rPr>
              <w:t xml:space="preserve">. We estimate the outlined programme of work to be completed in a period of five months by a suitably qualified </w:t>
            </w:r>
            <w:r w:rsidR="00746AE9">
              <w:rPr>
                <w:rFonts w:ascii="Calibri" w:hAnsi="Calibri" w:cs="Arial"/>
                <w:sz w:val="20"/>
                <w:szCs w:val="20"/>
              </w:rPr>
              <w:t>Early Career Researcher</w:t>
            </w:r>
            <w:r w:rsidR="00A8749F">
              <w:rPr>
                <w:rFonts w:ascii="Calibri" w:hAnsi="Calibri" w:cs="Arial"/>
                <w:sz w:val="20"/>
                <w:szCs w:val="20"/>
              </w:rPr>
              <w:t xml:space="preserve"> at L4/27, at a cost of 5 x~</w:t>
            </w:r>
            <w:r w:rsidR="00551ADE">
              <w:rPr>
                <w:rFonts w:ascii="Calibri" w:hAnsi="Calibri" w:cs="Arial"/>
                <w:sz w:val="20"/>
                <w:szCs w:val="20"/>
              </w:rPr>
              <w:t>£</w:t>
            </w:r>
            <w:r>
              <w:rPr>
                <w:rFonts w:ascii="Calibri" w:hAnsi="Calibri" w:cs="Arial"/>
                <w:sz w:val="20"/>
                <w:szCs w:val="20"/>
              </w:rPr>
              <w:t>3,020</w:t>
            </w:r>
            <w:r w:rsidR="00DD0AB0">
              <w:rPr>
                <w:rFonts w:ascii="Calibri" w:hAnsi="Calibri" w:cs="Arial"/>
                <w:sz w:val="20"/>
                <w:szCs w:val="20"/>
              </w:rPr>
              <w:t>*</w:t>
            </w:r>
            <w:r w:rsidR="00551ADE">
              <w:rPr>
                <w:rFonts w:ascii="Calibri" w:hAnsi="Calibri" w:cs="Arial"/>
                <w:sz w:val="20"/>
                <w:szCs w:val="20"/>
              </w:rPr>
              <w:t xml:space="preserve"> = </w:t>
            </w:r>
            <w:r w:rsidR="00A8749F">
              <w:rPr>
                <w:rFonts w:ascii="Calibri" w:hAnsi="Calibri" w:cs="Arial"/>
                <w:sz w:val="20"/>
                <w:szCs w:val="20"/>
              </w:rPr>
              <w:t>~</w:t>
            </w:r>
            <w:r w:rsidR="00DD0AB0">
              <w:rPr>
                <w:rFonts w:ascii="Calibri" w:hAnsi="Calibri" w:cs="Arial"/>
                <w:sz w:val="20"/>
                <w:szCs w:val="20"/>
              </w:rPr>
              <w:t>£15,100</w:t>
            </w:r>
          </w:p>
          <w:p w14:paraId="36C6B738" w14:textId="77777777" w:rsidR="00DD0AB0" w:rsidRDefault="00DD0AB0" w:rsidP="009A29F2">
            <w:pPr>
              <w:ind w:left="180"/>
              <w:rPr>
                <w:rFonts w:ascii="Calibri" w:hAnsi="Calibri" w:cs="Arial"/>
                <w:sz w:val="20"/>
                <w:szCs w:val="20"/>
              </w:rPr>
            </w:pPr>
          </w:p>
          <w:p w14:paraId="1745DF44" w14:textId="03E44D5C" w:rsidR="000B6D22" w:rsidRPr="00AB459D" w:rsidRDefault="00DD0AB0" w:rsidP="009A29F2">
            <w:pPr>
              <w:ind w:left="180"/>
              <w:rPr>
                <w:rFonts w:ascii="Calibri" w:hAnsi="Calibri" w:cs="Arial"/>
                <w:sz w:val="20"/>
                <w:szCs w:val="20"/>
              </w:rPr>
            </w:pPr>
            <w:r>
              <w:rPr>
                <w:rFonts w:ascii="Calibri" w:hAnsi="Calibri" w:cs="Arial"/>
                <w:sz w:val="20"/>
                <w:szCs w:val="20"/>
              </w:rPr>
              <w:t>*Estimate provided by FEE Finance.</w:t>
            </w:r>
          </w:p>
          <w:p w14:paraId="6E92EF7E" w14:textId="77777777" w:rsidR="000B6D22" w:rsidRPr="00AB459D" w:rsidRDefault="000B6D22" w:rsidP="00AE1E59">
            <w:pPr>
              <w:rPr>
                <w:rFonts w:ascii="Calibri" w:hAnsi="Calibri" w:cs="Arial"/>
                <w:sz w:val="20"/>
                <w:szCs w:val="20"/>
              </w:rPr>
            </w:pPr>
          </w:p>
        </w:tc>
      </w:tr>
    </w:tbl>
    <w:p w14:paraId="4DB2EFEE" w14:textId="77777777" w:rsidR="00397A5A" w:rsidRDefault="00397A5A" w:rsidP="00931C45">
      <w:pPr>
        <w:rPr>
          <w:rFonts w:ascii="Calibri" w:hAnsi="Calibri" w:cs="Arial"/>
          <w:bCs/>
          <w:i/>
          <w:sz w:val="20"/>
          <w:szCs w:val="20"/>
        </w:rPr>
      </w:pPr>
    </w:p>
    <w:tbl>
      <w:tblPr>
        <w:tblW w:w="918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80"/>
      </w:tblGrid>
      <w:tr w:rsidR="00287057" w:rsidRPr="00AB459D" w14:paraId="1C0A591B" w14:textId="77777777" w:rsidTr="005C7728">
        <w:trPr>
          <w:trHeight w:val="549"/>
        </w:trPr>
        <w:tc>
          <w:tcPr>
            <w:tcW w:w="9180" w:type="dxa"/>
          </w:tcPr>
          <w:p w14:paraId="64AB55E0" w14:textId="77777777" w:rsidR="00287057" w:rsidRPr="00AB459D" w:rsidRDefault="00475371" w:rsidP="005C7728">
            <w:pPr>
              <w:spacing w:after="200"/>
              <w:jc w:val="both"/>
              <w:rPr>
                <w:rFonts w:ascii="Calibri" w:hAnsi="Calibri" w:cs="Arial"/>
                <w:sz w:val="20"/>
                <w:szCs w:val="20"/>
              </w:rPr>
            </w:pPr>
            <w:r w:rsidRPr="00475371">
              <w:rPr>
                <w:rFonts w:ascii="Calibri" w:hAnsi="Calibri" w:cs="Arial"/>
                <w:sz w:val="20"/>
                <w:szCs w:val="20"/>
              </w:rPr>
              <w:t xml:space="preserve">Receipt of previous HEIF or similar funds </w:t>
            </w:r>
            <w:commentRangeStart w:id="153"/>
            <w:r w:rsidRPr="00475371">
              <w:rPr>
                <w:rFonts w:ascii="Calibri" w:hAnsi="Calibri" w:cs="Arial"/>
                <w:sz w:val="20"/>
                <w:szCs w:val="20"/>
              </w:rPr>
              <w:t>from SMMI or other Institute/Faculty</w:t>
            </w:r>
            <w:commentRangeEnd w:id="153"/>
            <w:r w:rsidR="005B5C46">
              <w:rPr>
                <w:rStyle w:val="CommentReference"/>
              </w:rPr>
              <w:commentReference w:id="153"/>
            </w:r>
            <w:r w:rsidR="00A62DFC">
              <w:rPr>
                <w:rFonts w:ascii="Calibri" w:hAnsi="Calibri" w:cs="Arial"/>
                <w:sz w:val="20"/>
                <w:szCs w:val="20"/>
              </w:rPr>
              <w:t>:</w:t>
            </w:r>
          </w:p>
        </w:tc>
      </w:tr>
      <w:tr w:rsidR="00287057" w:rsidRPr="00AB459D" w14:paraId="4BF3DBD4" w14:textId="77777777" w:rsidTr="005C7728">
        <w:trPr>
          <w:trHeight w:val="1203"/>
        </w:trPr>
        <w:tc>
          <w:tcPr>
            <w:tcW w:w="9180" w:type="dxa"/>
          </w:tcPr>
          <w:p w14:paraId="67D75C11" w14:textId="7AA6ECC2" w:rsidR="00287057" w:rsidRPr="00AB459D" w:rsidRDefault="00757D3F" w:rsidP="009A29F2">
            <w:pPr>
              <w:ind w:left="180"/>
              <w:rPr>
                <w:rFonts w:ascii="Calibri" w:hAnsi="Calibri" w:cs="Arial"/>
                <w:sz w:val="20"/>
                <w:szCs w:val="20"/>
              </w:rPr>
            </w:pPr>
            <w:r>
              <w:rPr>
                <w:rFonts w:ascii="Calibri" w:hAnsi="Calibri" w:cs="Arial"/>
                <w:sz w:val="20"/>
                <w:szCs w:val="20"/>
              </w:rPr>
              <w:t>N/A</w:t>
            </w:r>
          </w:p>
        </w:tc>
      </w:tr>
    </w:tbl>
    <w:p w14:paraId="6545442E" w14:textId="77777777" w:rsidR="00287057" w:rsidRDefault="00287057" w:rsidP="00931C45">
      <w:pPr>
        <w:rPr>
          <w:rFonts w:ascii="Calibri" w:hAnsi="Calibri" w:cs="Arial"/>
          <w:bCs/>
          <w:i/>
          <w:sz w:val="20"/>
          <w:szCs w:val="20"/>
        </w:rPr>
      </w:pPr>
    </w:p>
    <w:tbl>
      <w:tblPr>
        <w:tblW w:w="918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80"/>
      </w:tblGrid>
      <w:tr w:rsidR="00287057" w:rsidRPr="00AB459D" w14:paraId="475C803E" w14:textId="77777777" w:rsidTr="005C7728">
        <w:trPr>
          <w:trHeight w:val="549"/>
        </w:trPr>
        <w:tc>
          <w:tcPr>
            <w:tcW w:w="9180" w:type="dxa"/>
          </w:tcPr>
          <w:p w14:paraId="2D5595B1" w14:textId="77777777" w:rsidR="00287057" w:rsidRPr="00475371" w:rsidRDefault="00A62DFC" w:rsidP="00475371">
            <w:pPr>
              <w:spacing w:after="200"/>
              <w:jc w:val="both"/>
              <w:rPr>
                <w:rFonts w:ascii="Calibri" w:hAnsi="Calibri" w:cs="Arial"/>
                <w:sz w:val="20"/>
                <w:szCs w:val="20"/>
              </w:rPr>
            </w:pPr>
            <w:r>
              <w:rPr>
                <w:rFonts w:ascii="Calibri" w:hAnsi="Calibri" w:cs="Arial"/>
                <w:sz w:val="20"/>
                <w:szCs w:val="20"/>
              </w:rPr>
              <w:t>Details of s</w:t>
            </w:r>
            <w:r w:rsidR="00475371">
              <w:rPr>
                <w:rFonts w:ascii="Calibri" w:hAnsi="Calibri" w:cs="Arial"/>
                <w:sz w:val="20"/>
                <w:szCs w:val="20"/>
              </w:rPr>
              <w:t>uccessful delivery of outputs from previous application</w:t>
            </w:r>
            <w:r w:rsidR="00383A8E">
              <w:rPr>
                <w:rFonts w:ascii="Calibri" w:hAnsi="Calibri" w:cs="Arial"/>
                <w:sz w:val="20"/>
                <w:szCs w:val="20"/>
              </w:rPr>
              <w:t>s</w:t>
            </w:r>
            <w:r>
              <w:rPr>
                <w:rFonts w:ascii="Calibri" w:hAnsi="Calibri" w:cs="Arial"/>
                <w:sz w:val="20"/>
                <w:szCs w:val="20"/>
              </w:rPr>
              <w:t>:</w:t>
            </w:r>
          </w:p>
        </w:tc>
      </w:tr>
      <w:tr w:rsidR="00287057" w:rsidRPr="00AB459D" w14:paraId="6282D087" w14:textId="77777777" w:rsidTr="005C7728">
        <w:trPr>
          <w:trHeight w:val="1203"/>
        </w:trPr>
        <w:tc>
          <w:tcPr>
            <w:tcW w:w="9180" w:type="dxa"/>
          </w:tcPr>
          <w:p w14:paraId="42B0954D" w14:textId="77777777" w:rsidR="00287057" w:rsidRPr="00AB459D" w:rsidRDefault="00287057" w:rsidP="005C7728">
            <w:pPr>
              <w:ind w:left="180"/>
              <w:rPr>
                <w:rFonts w:ascii="Calibri" w:hAnsi="Calibri" w:cs="Arial"/>
                <w:sz w:val="20"/>
                <w:szCs w:val="20"/>
              </w:rPr>
            </w:pPr>
          </w:p>
          <w:p w14:paraId="61C520A9" w14:textId="70D5BE7E" w:rsidR="00287057" w:rsidRPr="00AB459D" w:rsidRDefault="00757D3F" w:rsidP="009A29F2">
            <w:pPr>
              <w:ind w:left="180"/>
              <w:rPr>
                <w:rFonts w:ascii="Calibri" w:hAnsi="Calibri" w:cs="Arial"/>
                <w:sz w:val="20"/>
                <w:szCs w:val="20"/>
              </w:rPr>
            </w:pPr>
            <w:r>
              <w:rPr>
                <w:rFonts w:ascii="Calibri" w:hAnsi="Calibri" w:cs="Arial"/>
                <w:sz w:val="20"/>
                <w:szCs w:val="20"/>
              </w:rPr>
              <w:t>N/A</w:t>
            </w:r>
          </w:p>
        </w:tc>
      </w:tr>
    </w:tbl>
    <w:p w14:paraId="4F86C2C7" w14:textId="77777777" w:rsidR="00287057" w:rsidRPr="00287057" w:rsidRDefault="00287057" w:rsidP="00931C45">
      <w:pPr>
        <w:rPr>
          <w:rFonts w:ascii="Calibri" w:hAnsi="Calibri" w:cs="Arial"/>
          <w:bCs/>
          <w:iCs/>
          <w:sz w:val="20"/>
          <w:szCs w:val="20"/>
        </w:rPr>
      </w:pPr>
    </w:p>
    <w:tbl>
      <w:tblPr>
        <w:tblW w:w="918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80"/>
      </w:tblGrid>
      <w:tr w:rsidR="00385239" w:rsidRPr="00AB459D" w14:paraId="61A7363A" w14:textId="77777777" w:rsidTr="008B119D">
        <w:trPr>
          <w:trHeight w:val="549"/>
        </w:trPr>
        <w:tc>
          <w:tcPr>
            <w:tcW w:w="9180" w:type="dxa"/>
          </w:tcPr>
          <w:p w14:paraId="611E476E" w14:textId="4F5080BE" w:rsidR="00385239" w:rsidRPr="00475371" w:rsidRDefault="00385239" w:rsidP="008B119D">
            <w:pPr>
              <w:spacing w:after="200"/>
              <w:jc w:val="both"/>
              <w:rPr>
                <w:rFonts w:ascii="Calibri" w:hAnsi="Calibri" w:cs="Arial"/>
                <w:sz w:val="20"/>
                <w:szCs w:val="20"/>
              </w:rPr>
            </w:pPr>
            <w:r>
              <w:rPr>
                <w:rFonts w:ascii="Calibri" w:hAnsi="Calibri" w:cs="Arial"/>
                <w:sz w:val="20"/>
                <w:szCs w:val="20"/>
              </w:rPr>
              <w:t>Appendix</w:t>
            </w:r>
          </w:p>
        </w:tc>
      </w:tr>
      <w:tr w:rsidR="00385239" w:rsidRPr="00AB459D" w14:paraId="2449A199" w14:textId="77777777" w:rsidTr="008B119D">
        <w:trPr>
          <w:trHeight w:val="1203"/>
        </w:trPr>
        <w:tc>
          <w:tcPr>
            <w:tcW w:w="9180" w:type="dxa"/>
          </w:tcPr>
          <w:p w14:paraId="66D84528" w14:textId="7E48C77A" w:rsidR="00385239" w:rsidRPr="00AB459D" w:rsidRDefault="00385239" w:rsidP="008B119D">
            <w:pPr>
              <w:ind w:left="180"/>
              <w:rPr>
                <w:rFonts w:ascii="Calibri" w:hAnsi="Calibri" w:cs="Arial"/>
                <w:sz w:val="20"/>
                <w:szCs w:val="20"/>
              </w:rPr>
            </w:pPr>
          </w:p>
          <w:p w14:paraId="28F8C486" w14:textId="7D541F6F" w:rsidR="00B74FB0" w:rsidRDefault="00B74FB0" w:rsidP="00B74FB0">
            <w:pPr>
              <w:ind w:left="180"/>
              <w:rPr>
                <w:ins w:id="154" w:author="Mark Pickering" w:date="2015-09-01T15:58:00Z"/>
                <w:rFonts w:ascii="Calibri" w:hAnsi="Calibri" w:cs="Arial"/>
                <w:sz w:val="20"/>
                <w:szCs w:val="20"/>
              </w:rPr>
            </w:pPr>
            <w:ins w:id="155" w:author="Mark Pickering" w:date="2015-09-01T15:58:00Z">
              <w:r>
                <w:rPr>
                  <w:rFonts w:ascii="Calibri" w:hAnsi="Calibri" w:cs="Arial"/>
                  <w:sz w:val="20"/>
                  <w:szCs w:val="20"/>
                </w:rPr>
                <w:t xml:space="preserve">Figure </w:t>
              </w:r>
            </w:ins>
            <w:ins w:id="156" w:author="Mark Pickering" w:date="2015-09-01T16:07:00Z">
              <w:r w:rsidR="00C00DB9">
                <w:rPr>
                  <w:rFonts w:ascii="Calibri" w:hAnsi="Calibri" w:cs="Arial"/>
                  <w:sz w:val="20"/>
                  <w:szCs w:val="20"/>
                </w:rPr>
                <w:t>A</w:t>
              </w:r>
            </w:ins>
            <w:ins w:id="157" w:author="Mark Pickering" w:date="2015-09-01T15:58:00Z">
              <w:r>
                <w:rPr>
                  <w:rFonts w:ascii="Calibri" w:hAnsi="Calibri" w:cs="Arial"/>
                  <w:sz w:val="20"/>
                  <w:szCs w:val="20"/>
                </w:rPr>
                <w:t>1. The University of Southampton’s Spotter UAV</w:t>
              </w:r>
            </w:ins>
            <w:ins w:id="158" w:author="Mark Pickering" w:date="2015-09-01T16:10:00Z">
              <w:r w:rsidR="00C00DB9">
                <w:rPr>
                  <w:rFonts w:ascii="Calibri" w:hAnsi="Calibri" w:cs="Arial"/>
                  <w:sz w:val="20"/>
                  <w:szCs w:val="20"/>
                </w:rPr>
                <w:t xml:space="preserve"> in flight.</w:t>
              </w:r>
            </w:ins>
          </w:p>
          <w:p w14:paraId="49198D27" w14:textId="77777777" w:rsidR="00385239" w:rsidRDefault="00385239" w:rsidP="008B119D">
            <w:pPr>
              <w:ind w:left="180"/>
              <w:rPr>
                <w:rFonts w:ascii="Calibri" w:hAnsi="Calibri" w:cs="Arial"/>
                <w:sz w:val="20"/>
                <w:szCs w:val="20"/>
              </w:rPr>
            </w:pPr>
          </w:p>
          <w:p w14:paraId="54F6C2FC" w14:textId="77777777" w:rsidR="00385239" w:rsidRDefault="00385239" w:rsidP="008B119D">
            <w:pPr>
              <w:ind w:left="180"/>
              <w:rPr>
                <w:ins w:id="159" w:author="Mark Pickering" w:date="2015-09-01T15:50:00Z"/>
                <w:rFonts w:ascii="Calibri" w:hAnsi="Calibri" w:cs="Arial"/>
                <w:sz w:val="20"/>
                <w:szCs w:val="20"/>
              </w:rPr>
            </w:pPr>
            <w:ins w:id="160" w:author="Mark Pickering" w:date="2015-09-01T15:49:00Z">
              <w:r>
                <w:rPr>
                  <w:noProof/>
                  <w:lang w:eastAsia="en-GB"/>
                </w:rPr>
                <w:drawing>
                  <wp:inline distT="0" distB="0" distL="0" distR="0" wp14:anchorId="6F148FE4" wp14:editId="0F373B9E">
                    <wp:extent cx="5436050" cy="3642360"/>
                    <wp:effectExtent l="0" t="0" r="0" b="0"/>
                    <wp:docPr id="10" name="Picture 10" descr="http://www.discoversouthampton.co.uk/uploads/media_items/633x424x2seas-uav-press.633.424.s.jpg.pagespeed.ic.XLD1ooyIk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www.discoversouthampton.co.uk/uploads/media_items/633x424x2seas-uav-press.633.424.s.jpg.pagespeed.ic.XLD1ooyIkF.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45032" cy="3648378"/>
                            </a:xfrm>
                            <a:prstGeom prst="rect">
                              <a:avLst/>
                            </a:prstGeom>
                            <a:noFill/>
                            <a:ln>
                              <a:noFill/>
                            </a:ln>
                          </pic:spPr>
                        </pic:pic>
                      </a:graphicData>
                    </a:graphic>
                  </wp:inline>
                </w:drawing>
              </w:r>
            </w:ins>
          </w:p>
          <w:p w14:paraId="5DA1263C" w14:textId="0A44C1E3" w:rsidR="00B74FB0" w:rsidRDefault="00385239" w:rsidP="00B74FB0">
            <w:pPr>
              <w:ind w:left="180"/>
              <w:rPr>
                <w:ins w:id="161" w:author="Mark Pickering" w:date="2015-09-01T15:55:00Z"/>
                <w:rFonts w:ascii="Calibri" w:hAnsi="Calibri" w:cs="Arial"/>
                <w:i/>
                <w:sz w:val="20"/>
                <w:szCs w:val="20"/>
              </w:rPr>
            </w:pPr>
            <w:ins w:id="162" w:author="Mark Pickering" w:date="2015-09-01T15:50:00Z">
              <w:r>
                <w:rPr>
                  <w:rFonts w:ascii="Calibri" w:hAnsi="Calibri" w:cs="Arial"/>
                  <w:i/>
                  <w:sz w:val="20"/>
                  <w:szCs w:val="20"/>
                </w:rPr>
                <w:t xml:space="preserve">(Source: </w:t>
              </w:r>
              <w:r>
                <w:rPr>
                  <w:rFonts w:ascii="Calibri" w:hAnsi="Calibri" w:cs="Arial"/>
                  <w:i/>
                  <w:sz w:val="20"/>
                  <w:szCs w:val="20"/>
                </w:rPr>
                <w:fldChar w:fldCharType="begin"/>
              </w:r>
              <w:r>
                <w:rPr>
                  <w:rFonts w:ascii="Calibri" w:hAnsi="Calibri" w:cs="Arial"/>
                  <w:i/>
                  <w:sz w:val="20"/>
                  <w:szCs w:val="20"/>
                </w:rPr>
                <w:instrText xml:space="preserve"> HYPERLINK "</w:instrText>
              </w:r>
              <w:r w:rsidRPr="00385239">
                <w:rPr>
                  <w:rFonts w:ascii="Calibri" w:hAnsi="Calibri" w:cs="Arial"/>
                  <w:i/>
                  <w:sz w:val="20"/>
                  <w:szCs w:val="20"/>
                </w:rPr>
                <w:instrText>http://www.discoversouthampton.co.uk/living/news/2015/06/25/southampton-to-provide-major-boost-to-uk-robotics-and-autonomous-systems-capability</w:instrText>
              </w:r>
              <w:r>
                <w:rPr>
                  <w:rFonts w:ascii="Calibri" w:hAnsi="Calibri" w:cs="Arial"/>
                  <w:i/>
                  <w:sz w:val="20"/>
                  <w:szCs w:val="20"/>
                </w:rPr>
                <w:instrText xml:space="preserve">" </w:instrText>
              </w:r>
              <w:r>
                <w:rPr>
                  <w:rFonts w:ascii="Calibri" w:hAnsi="Calibri" w:cs="Arial"/>
                  <w:i/>
                  <w:sz w:val="20"/>
                  <w:szCs w:val="20"/>
                </w:rPr>
                <w:fldChar w:fldCharType="separate"/>
              </w:r>
              <w:r w:rsidRPr="00920CAD">
                <w:rPr>
                  <w:rStyle w:val="Hyperlink"/>
                  <w:rFonts w:ascii="Calibri" w:hAnsi="Calibri" w:cs="Arial"/>
                  <w:i/>
                  <w:sz w:val="20"/>
                  <w:szCs w:val="20"/>
                </w:rPr>
                <w:t>http://www.discoversouthampton.co.uk/living/news/2015/06/25/southampton-to-provide-major-boost-to-uk-robotics-and-autonomous-systems-capability</w:t>
              </w:r>
              <w:r>
                <w:rPr>
                  <w:rFonts w:ascii="Calibri" w:hAnsi="Calibri" w:cs="Arial"/>
                  <w:i/>
                  <w:sz w:val="20"/>
                  <w:szCs w:val="20"/>
                </w:rPr>
                <w:fldChar w:fldCharType="end"/>
              </w:r>
              <w:r>
                <w:rPr>
                  <w:rFonts w:ascii="Calibri" w:hAnsi="Calibri" w:cs="Arial"/>
                  <w:i/>
                  <w:sz w:val="20"/>
                  <w:szCs w:val="20"/>
                </w:rPr>
                <w:t>)</w:t>
              </w:r>
            </w:ins>
          </w:p>
          <w:p w14:paraId="0ACEDF22" w14:textId="77777777" w:rsidR="00B74FB0" w:rsidRDefault="00B74FB0" w:rsidP="00B74FB0">
            <w:pPr>
              <w:ind w:left="180"/>
              <w:rPr>
                <w:ins w:id="163" w:author="Mark Pickering" w:date="2015-09-01T15:55:00Z"/>
                <w:rFonts w:ascii="Calibri" w:hAnsi="Calibri" w:cs="Arial"/>
                <w:i/>
                <w:sz w:val="20"/>
                <w:szCs w:val="20"/>
              </w:rPr>
            </w:pPr>
          </w:p>
          <w:p w14:paraId="3D52E1A3" w14:textId="60DB3B38" w:rsidR="00B74FB0" w:rsidRPr="00B74FB0" w:rsidRDefault="00B74FB0" w:rsidP="00B74FB0">
            <w:pPr>
              <w:ind w:left="180"/>
              <w:rPr>
                <w:ins w:id="164" w:author="Mark Pickering" w:date="2015-09-01T15:50:00Z"/>
                <w:rFonts w:ascii="Calibri" w:hAnsi="Calibri" w:cs="Arial"/>
                <w:sz w:val="20"/>
                <w:szCs w:val="20"/>
              </w:rPr>
            </w:pPr>
            <w:ins w:id="165" w:author="Mark Pickering" w:date="2015-09-01T15:55:00Z">
              <w:r>
                <w:rPr>
                  <w:rFonts w:ascii="Calibri" w:hAnsi="Calibri" w:cs="Arial"/>
                  <w:sz w:val="20"/>
                  <w:szCs w:val="20"/>
                </w:rPr>
                <w:t xml:space="preserve">Figure </w:t>
              </w:r>
            </w:ins>
            <w:ins w:id="166" w:author="Mark Pickering" w:date="2015-09-01T16:08:00Z">
              <w:r w:rsidR="00C00DB9">
                <w:rPr>
                  <w:rFonts w:ascii="Calibri" w:hAnsi="Calibri" w:cs="Arial"/>
                  <w:sz w:val="20"/>
                  <w:szCs w:val="20"/>
                </w:rPr>
                <w:t>A</w:t>
              </w:r>
            </w:ins>
            <w:ins w:id="167" w:author="Mark Pickering" w:date="2015-09-01T15:55:00Z">
              <w:r>
                <w:rPr>
                  <w:rFonts w:ascii="Calibri" w:hAnsi="Calibri" w:cs="Arial"/>
                  <w:sz w:val="20"/>
                  <w:szCs w:val="20"/>
                </w:rPr>
                <w:t>2.</w:t>
              </w:r>
            </w:ins>
            <w:ins w:id="168" w:author="Mark Pickering" w:date="2015-09-01T16:04:00Z">
              <w:r>
                <w:rPr>
                  <w:rFonts w:ascii="Calibri" w:hAnsi="Calibri" w:cs="Arial"/>
                  <w:sz w:val="20"/>
                  <w:szCs w:val="20"/>
                </w:rPr>
                <w:t xml:space="preserve"> </w:t>
              </w:r>
            </w:ins>
            <w:ins w:id="169" w:author="Mark Pickering" w:date="2015-09-01T16:08:00Z">
              <w:r w:rsidR="00C00DB9">
                <w:rPr>
                  <w:rFonts w:ascii="Calibri" w:hAnsi="Calibri" w:cs="Arial"/>
                  <w:sz w:val="20"/>
                  <w:szCs w:val="20"/>
                </w:rPr>
                <w:t xml:space="preserve">Conceptual model of the </w:t>
              </w:r>
            </w:ins>
            <w:ins w:id="170" w:author="Mark Pickering" w:date="2015-09-01T16:09:00Z">
              <w:r w:rsidR="00C00DB9">
                <w:rPr>
                  <w:rFonts w:ascii="Calibri" w:hAnsi="Calibri" w:cs="Arial"/>
                  <w:sz w:val="20"/>
                  <w:szCs w:val="20"/>
                </w:rPr>
                <w:t xml:space="preserve">Planet Ocean Ltd- NOC </w:t>
              </w:r>
            </w:ins>
            <w:ins w:id="171" w:author="Mark Pickering" w:date="2015-09-01T16:08:00Z">
              <w:r w:rsidR="00C061F4">
                <w:rPr>
                  <w:rFonts w:ascii="Calibri" w:hAnsi="Calibri" w:cs="Arial"/>
                  <w:sz w:val="20"/>
                  <w:szCs w:val="20"/>
                </w:rPr>
                <w:t>AUV currently under</w:t>
              </w:r>
              <w:r w:rsidR="00C00DB9">
                <w:rPr>
                  <w:rFonts w:ascii="Calibri" w:hAnsi="Calibri" w:cs="Arial"/>
                  <w:sz w:val="20"/>
                  <w:szCs w:val="20"/>
                </w:rPr>
                <w:t xml:space="preserve"> development.</w:t>
              </w:r>
            </w:ins>
          </w:p>
          <w:p w14:paraId="6FC06819" w14:textId="6A9818A0" w:rsidR="00385239" w:rsidRDefault="00385239" w:rsidP="008B119D">
            <w:pPr>
              <w:ind w:left="180"/>
              <w:rPr>
                <w:ins w:id="172" w:author="Mark Pickering" w:date="2015-09-01T15:50:00Z"/>
                <w:rFonts w:ascii="Calibri" w:hAnsi="Calibri" w:cs="Arial"/>
                <w:sz w:val="20"/>
                <w:szCs w:val="20"/>
              </w:rPr>
            </w:pPr>
          </w:p>
          <w:p w14:paraId="11E1F390" w14:textId="40D31832" w:rsidR="00385239" w:rsidRPr="00AB459D" w:rsidRDefault="00B74FB0" w:rsidP="00C00DB9">
            <w:pPr>
              <w:ind w:left="180"/>
              <w:rPr>
                <w:rFonts w:ascii="Calibri" w:hAnsi="Calibri" w:cs="Arial"/>
                <w:sz w:val="20"/>
                <w:szCs w:val="20"/>
              </w:rPr>
            </w:pPr>
            <w:ins w:id="173" w:author="Mark Pickering" w:date="2015-09-01T16:03:00Z">
              <w:r>
                <w:rPr>
                  <w:noProof/>
                  <w:lang w:eastAsia="en-GB"/>
                </w:rPr>
                <w:drawing>
                  <wp:inline distT="0" distB="0" distL="0" distR="0" wp14:anchorId="7CD950E1" wp14:editId="6768EB48">
                    <wp:extent cx="5128260" cy="2719532"/>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333" t="21215" r="68058" b="9171"/>
                            <a:stretch/>
                          </pic:blipFill>
                          <pic:spPr bwMode="auto">
                            <a:xfrm>
                              <a:off x="0" y="0"/>
                              <a:ext cx="5143356" cy="2727537"/>
                            </a:xfrm>
                            <a:prstGeom prst="rect">
                              <a:avLst/>
                            </a:prstGeom>
                            <a:ln>
                              <a:noFill/>
                            </a:ln>
                            <a:extLst>
                              <a:ext uri="{53640926-AAD7-44D8-BBD7-CCE9431645EC}">
                                <a14:shadowObscured xmlns:a14="http://schemas.microsoft.com/office/drawing/2010/main"/>
                              </a:ext>
                            </a:extLst>
                          </pic:spPr>
                        </pic:pic>
                      </a:graphicData>
                    </a:graphic>
                  </wp:inline>
                </w:drawing>
              </w:r>
            </w:ins>
          </w:p>
        </w:tc>
      </w:tr>
    </w:tbl>
    <w:p w14:paraId="7FEB302B" w14:textId="77777777" w:rsidR="00287057" w:rsidRPr="00287057" w:rsidRDefault="00287057" w:rsidP="00931C45">
      <w:pPr>
        <w:rPr>
          <w:rFonts w:ascii="Calibri" w:hAnsi="Calibri" w:cs="Arial"/>
          <w:bCs/>
          <w:iCs/>
          <w:sz w:val="20"/>
          <w:szCs w:val="20"/>
        </w:rPr>
      </w:pPr>
    </w:p>
    <w:p w14:paraId="7CA3E6B1" w14:textId="77777777" w:rsidR="00397A5A" w:rsidRPr="00AB459D" w:rsidRDefault="00397A5A" w:rsidP="002B4FBF">
      <w:pPr>
        <w:jc w:val="center"/>
        <w:rPr>
          <w:rFonts w:ascii="Calibri" w:hAnsi="Calibri" w:cs="Arial"/>
          <w:bCs/>
          <w:i/>
          <w:sz w:val="20"/>
          <w:szCs w:val="20"/>
        </w:rPr>
      </w:pPr>
    </w:p>
    <w:p w14:paraId="36D604EB" w14:textId="77777777" w:rsidR="002B4FBF" w:rsidRPr="00AB459D" w:rsidRDefault="002B4FBF" w:rsidP="0099122D">
      <w:pPr>
        <w:jc w:val="center"/>
        <w:rPr>
          <w:rFonts w:ascii="Calibri" w:hAnsi="Calibri" w:cs="Arial"/>
          <w:bCs/>
          <w:i/>
          <w:sz w:val="20"/>
          <w:szCs w:val="20"/>
        </w:rPr>
      </w:pPr>
      <w:r w:rsidRPr="00AB459D">
        <w:rPr>
          <w:rFonts w:ascii="Calibri" w:hAnsi="Calibri" w:cs="Arial"/>
          <w:bCs/>
          <w:i/>
          <w:sz w:val="20"/>
          <w:szCs w:val="20"/>
        </w:rPr>
        <w:t>Please return completed application forms</w:t>
      </w:r>
      <w:r w:rsidR="00887C08" w:rsidRPr="00AB459D">
        <w:rPr>
          <w:rFonts w:ascii="Calibri" w:hAnsi="Calibri" w:cs="Arial"/>
          <w:bCs/>
          <w:i/>
          <w:sz w:val="20"/>
          <w:szCs w:val="20"/>
        </w:rPr>
        <w:t xml:space="preserve"> by </w:t>
      </w:r>
      <w:r w:rsidR="00176E81">
        <w:rPr>
          <w:rFonts w:ascii="Calibri" w:hAnsi="Calibri" w:cs="Arial"/>
          <w:b/>
          <w:i/>
          <w:sz w:val="20"/>
          <w:szCs w:val="20"/>
        </w:rPr>
        <w:t xml:space="preserve">1 September </w:t>
      </w:r>
      <w:r w:rsidR="00887C08" w:rsidRPr="00AB459D">
        <w:rPr>
          <w:rFonts w:ascii="Calibri" w:hAnsi="Calibri" w:cs="Arial"/>
          <w:b/>
          <w:i/>
          <w:sz w:val="20"/>
          <w:szCs w:val="20"/>
        </w:rPr>
        <w:t>201</w:t>
      </w:r>
      <w:r w:rsidR="00176E81">
        <w:rPr>
          <w:rFonts w:ascii="Calibri" w:hAnsi="Calibri" w:cs="Arial"/>
          <w:b/>
          <w:i/>
          <w:sz w:val="20"/>
          <w:szCs w:val="20"/>
        </w:rPr>
        <w:t>5</w:t>
      </w:r>
      <w:r w:rsidRPr="00AB459D">
        <w:rPr>
          <w:rFonts w:ascii="Calibri" w:hAnsi="Calibri" w:cs="Arial"/>
          <w:bCs/>
          <w:i/>
          <w:sz w:val="20"/>
          <w:szCs w:val="20"/>
        </w:rPr>
        <w:t xml:space="preserve"> to:</w:t>
      </w:r>
      <w:r w:rsidR="00CD7E63" w:rsidRPr="00AB459D">
        <w:rPr>
          <w:rFonts w:ascii="Calibri" w:hAnsi="Calibri" w:cs="Arial"/>
          <w:bCs/>
          <w:i/>
          <w:sz w:val="20"/>
          <w:szCs w:val="20"/>
        </w:rPr>
        <w:br/>
      </w:r>
    </w:p>
    <w:p w14:paraId="4B878582" w14:textId="77777777" w:rsidR="00887C08" w:rsidRPr="00AB459D" w:rsidRDefault="00931C45" w:rsidP="00931C45">
      <w:pPr>
        <w:jc w:val="center"/>
        <w:rPr>
          <w:rFonts w:ascii="Calibri" w:hAnsi="Calibri" w:cs="Arial"/>
          <w:bCs/>
          <w:i/>
          <w:sz w:val="20"/>
          <w:szCs w:val="20"/>
        </w:rPr>
      </w:pPr>
      <w:r w:rsidRPr="00AB459D">
        <w:rPr>
          <w:rFonts w:ascii="Calibri" w:hAnsi="Calibri" w:cs="Arial"/>
          <w:bCs/>
          <w:i/>
          <w:sz w:val="20"/>
          <w:szCs w:val="20"/>
        </w:rPr>
        <w:t>Sue Smith</w:t>
      </w:r>
      <w:r w:rsidR="00CD7E63" w:rsidRPr="00AB459D">
        <w:rPr>
          <w:rFonts w:ascii="Calibri" w:hAnsi="Calibri" w:cs="Arial"/>
          <w:bCs/>
          <w:i/>
          <w:sz w:val="20"/>
          <w:szCs w:val="20"/>
        </w:rPr>
        <w:t xml:space="preserve">, </w:t>
      </w:r>
      <w:r w:rsidR="00887C08" w:rsidRPr="00AB459D">
        <w:rPr>
          <w:rFonts w:ascii="Calibri" w:hAnsi="Calibri" w:cs="Arial"/>
          <w:bCs/>
          <w:i/>
          <w:sz w:val="20"/>
          <w:szCs w:val="20"/>
        </w:rPr>
        <w:t>SMMI Coordinator,</w:t>
      </w:r>
    </w:p>
    <w:p w14:paraId="2919B9C6" w14:textId="77777777" w:rsidR="00397A5A" w:rsidRPr="00AB459D" w:rsidRDefault="00931C45" w:rsidP="00931C45">
      <w:pPr>
        <w:jc w:val="center"/>
        <w:rPr>
          <w:rFonts w:ascii="Calibri" w:hAnsi="Calibri" w:cs="Arial"/>
          <w:bCs/>
          <w:i/>
          <w:sz w:val="20"/>
          <w:szCs w:val="20"/>
        </w:rPr>
      </w:pPr>
      <w:r w:rsidRPr="00AB459D">
        <w:rPr>
          <w:rFonts w:ascii="Calibri" w:hAnsi="Calibri" w:cs="Arial"/>
          <w:bCs/>
          <w:i/>
          <w:sz w:val="20"/>
          <w:szCs w:val="20"/>
        </w:rPr>
        <w:t>Southampton Marine and Maritime Institute</w:t>
      </w:r>
    </w:p>
    <w:p w14:paraId="5AF8A9D5" w14:textId="77777777" w:rsidR="00397A5A" w:rsidRPr="00AB459D" w:rsidRDefault="00931C45" w:rsidP="00CD7E63">
      <w:pPr>
        <w:jc w:val="center"/>
        <w:rPr>
          <w:rFonts w:ascii="Calibri" w:hAnsi="Calibri" w:cs="Arial"/>
          <w:bCs/>
          <w:i/>
          <w:sz w:val="20"/>
          <w:szCs w:val="20"/>
        </w:rPr>
      </w:pPr>
      <w:r w:rsidRPr="00AB459D">
        <w:rPr>
          <w:rFonts w:ascii="Calibri" w:hAnsi="Calibri" w:cs="Arial"/>
          <w:bCs/>
          <w:i/>
          <w:sz w:val="20"/>
          <w:szCs w:val="20"/>
        </w:rPr>
        <w:t>Room 1017</w:t>
      </w:r>
      <w:r w:rsidR="00397A5A" w:rsidRPr="00AB459D">
        <w:rPr>
          <w:rFonts w:ascii="Calibri" w:hAnsi="Calibri" w:cs="Arial"/>
          <w:bCs/>
          <w:i/>
          <w:sz w:val="20"/>
          <w:szCs w:val="20"/>
        </w:rPr>
        <w:t xml:space="preserve">, </w:t>
      </w:r>
      <w:r w:rsidRPr="00AB459D">
        <w:rPr>
          <w:rFonts w:ascii="Calibri" w:hAnsi="Calibri" w:cs="Arial"/>
          <w:bCs/>
          <w:i/>
          <w:sz w:val="20"/>
          <w:szCs w:val="20"/>
        </w:rPr>
        <w:t>Building 28</w:t>
      </w:r>
      <w:r w:rsidR="00CD7E63" w:rsidRPr="00AB459D">
        <w:rPr>
          <w:rFonts w:ascii="Calibri" w:hAnsi="Calibri" w:cs="Arial"/>
          <w:bCs/>
          <w:i/>
          <w:sz w:val="20"/>
          <w:szCs w:val="20"/>
        </w:rPr>
        <w:t xml:space="preserve">, </w:t>
      </w:r>
      <w:r w:rsidR="00397A5A" w:rsidRPr="00AB459D">
        <w:rPr>
          <w:rFonts w:ascii="Calibri" w:hAnsi="Calibri" w:cs="Arial"/>
          <w:bCs/>
          <w:i/>
          <w:sz w:val="20"/>
          <w:szCs w:val="20"/>
        </w:rPr>
        <w:t>Highfield Campus</w:t>
      </w:r>
    </w:p>
    <w:p w14:paraId="10984678" w14:textId="77777777" w:rsidR="00397A5A" w:rsidRPr="00AB459D" w:rsidRDefault="00781C38" w:rsidP="00CD7E63">
      <w:pPr>
        <w:jc w:val="center"/>
        <w:rPr>
          <w:rFonts w:ascii="Calibri" w:hAnsi="Calibri" w:cs="Arial"/>
          <w:bCs/>
          <w:i/>
          <w:sz w:val="20"/>
          <w:szCs w:val="20"/>
        </w:rPr>
      </w:pPr>
      <w:hyperlink r:id="rId15" w:history="1">
        <w:r w:rsidR="00931C45" w:rsidRPr="00AB459D">
          <w:rPr>
            <w:rStyle w:val="Hyperlink"/>
            <w:rFonts w:ascii="Calibri" w:hAnsi="Calibri" w:cs="Arial"/>
            <w:bCs/>
            <w:i/>
            <w:sz w:val="20"/>
            <w:szCs w:val="20"/>
          </w:rPr>
          <w:t>s.b.smith@soton.ac.uk</w:t>
        </w:r>
      </w:hyperlink>
      <w:r w:rsidR="00931C45" w:rsidRPr="00AB459D">
        <w:rPr>
          <w:rFonts w:ascii="Calibri" w:hAnsi="Calibri" w:cs="Arial"/>
          <w:bCs/>
          <w:i/>
          <w:sz w:val="20"/>
          <w:szCs w:val="20"/>
        </w:rPr>
        <w:t xml:space="preserve"> </w:t>
      </w:r>
      <w:r w:rsidR="00CD7E63" w:rsidRPr="00AB459D">
        <w:rPr>
          <w:rFonts w:ascii="Calibri" w:hAnsi="Calibri" w:cs="Arial"/>
          <w:bCs/>
          <w:i/>
          <w:sz w:val="20"/>
          <w:szCs w:val="20"/>
        </w:rPr>
        <w:t xml:space="preserve"> </w:t>
      </w:r>
      <w:r w:rsidR="00931C45" w:rsidRPr="00AB459D">
        <w:rPr>
          <w:rFonts w:ascii="Calibri" w:hAnsi="Calibri" w:cs="Arial"/>
          <w:bCs/>
          <w:i/>
          <w:sz w:val="20"/>
          <w:szCs w:val="20"/>
        </w:rPr>
        <w:t>023 8059 2316</w:t>
      </w:r>
    </w:p>
    <w:p w14:paraId="3CD42743" w14:textId="77777777" w:rsidR="00BD108F" w:rsidRPr="00AB459D" w:rsidRDefault="00BD108F" w:rsidP="00CD7E63">
      <w:pPr>
        <w:jc w:val="center"/>
        <w:rPr>
          <w:rFonts w:ascii="Calibri" w:hAnsi="Calibri" w:cs="Arial"/>
          <w:bCs/>
          <w:i/>
          <w:sz w:val="20"/>
          <w:szCs w:val="20"/>
        </w:rPr>
      </w:pPr>
    </w:p>
    <w:p w14:paraId="31F2FBA0" w14:textId="77777777" w:rsidR="00E940AF" w:rsidRPr="00AB459D" w:rsidRDefault="00E940AF" w:rsidP="00574AF7">
      <w:pPr>
        <w:spacing w:after="200"/>
        <w:jc w:val="both"/>
        <w:rPr>
          <w:rFonts w:ascii="Calibri" w:hAnsi="Calibri" w:cs="Arial"/>
          <w:sz w:val="20"/>
          <w:szCs w:val="20"/>
        </w:rPr>
      </w:pPr>
    </w:p>
    <w:sectPr w:rsidR="00E940AF" w:rsidRPr="00AB459D" w:rsidSect="00A15729">
      <w:headerReference w:type="default" r:id="rId16"/>
      <w:pgSz w:w="11906" w:h="16838"/>
      <w:pgMar w:top="719" w:right="991" w:bottom="540" w:left="126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Mark Pickering" w:date="2015-09-01T15:34:00Z" w:initials="MP">
    <w:p w14:paraId="113BF11C" w14:textId="64C8F437" w:rsidR="007F1C2E" w:rsidRDefault="007F1C2E">
      <w:pPr>
        <w:pStyle w:val="CommentText"/>
      </w:pPr>
      <w:r>
        <w:rPr>
          <w:rStyle w:val="CommentReference"/>
        </w:rPr>
        <w:annotationRef/>
      </w:r>
      <w:proofErr w:type="spellStart"/>
      <w:r>
        <w:t>Andras</w:t>
      </w:r>
      <w:proofErr w:type="spellEnd"/>
      <w:r>
        <w:t>- I can’t see James’s affiliation or email on here at present.</w:t>
      </w:r>
    </w:p>
  </w:comment>
  <w:comment w:id="6" w:author="Mark Pickering" w:date="2015-09-01T16:06:00Z" w:initials="MP">
    <w:p w14:paraId="300208B2" w14:textId="2834E751" w:rsidR="00C00DB9" w:rsidRDefault="00C00DB9">
      <w:pPr>
        <w:pStyle w:val="CommentText"/>
      </w:pPr>
      <w:r>
        <w:rPr>
          <w:rStyle w:val="CommentReference"/>
        </w:rPr>
        <w:annotationRef/>
      </w:r>
      <w:r>
        <w:t>I have added Spotter and C-Squirrel images in an Appendix section to give the proposal reviewers additional insight of what is being discussed.</w:t>
      </w:r>
    </w:p>
  </w:comment>
  <w:comment w:id="12" w:author="Mark Pickering" w:date="2015-09-01T16:15:00Z" w:initials="MP">
    <w:p w14:paraId="167CDE0B" w14:textId="3C46879C" w:rsidR="00C00DB9" w:rsidRDefault="00C00DB9">
      <w:pPr>
        <w:pStyle w:val="CommentText"/>
      </w:pPr>
      <w:r>
        <w:rPr>
          <w:rStyle w:val="CommentReference"/>
        </w:rPr>
        <w:annotationRef/>
      </w:r>
      <w:r>
        <w:t>We tend to use SHOALS for groups of underwater vehicles and SWARMS for groups of aerial vehicles. Could be useful when discussing</w:t>
      </w:r>
      <w:r w:rsidR="00F352FE">
        <w:t xml:space="preserve"> and differentiating the both components of this system</w:t>
      </w:r>
      <w:r>
        <w:t>.</w:t>
      </w:r>
    </w:p>
  </w:comment>
  <w:comment w:id="22" w:author="Mark Pickering" w:date="2015-09-01T16:28:00Z" w:initials="MP">
    <w:p w14:paraId="552293AD" w14:textId="78CD443C" w:rsidR="009330D7" w:rsidRDefault="009330D7">
      <w:pPr>
        <w:pStyle w:val="CommentText"/>
      </w:pPr>
      <w:r>
        <w:rPr>
          <w:rStyle w:val="CommentReference"/>
        </w:rPr>
        <w:annotationRef/>
      </w:r>
      <w:r>
        <w:t>Please note that any student project party to sensitive aspects of the AUV’s design will need to be appropriately maintained whilst this system is in its pre-market confidential stage.</w:t>
      </w:r>
      <w:r w:rsidR="00F352FE">
        <w:t xml:space="preserve"> This is not a problem and can be discussed at a later stage.</w:t>
      </w:r>
    </w:p>
  </w:comment>
  <w:comment w:id="153" w:author="Mark Pickering" w:date="2015-09-01T17:06:00Z" w:initials="MP">
    <w:p w14:paraId="2F4AB0A7" w14:textId="28C481F0" w:rsidR="005B5C46" w:rsidRDefault="005B5C46">
      <w:pPr>
        <w:pStyle w:val="CommentText"/>
      </w:pPr>
      <w:r>
        <w:rPr>
          <w:rStyle w:val="CommentReference"/>
        </w:rPr>
        <w:annotationRef/>
      </w:r>
      <w:r w:rsidR="00C061F4">
        <w:t>Do we have an example for this that is relevant?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13BF11C" w15:done="0"/>
  <w15:commentEx w15:paraId="300208B2" w15:done="0"/>
  <w15:commentEx w15:paraId="167CDE0B" w15:done="0"/>
  <w15:commentEx w15:paraId="552293AD" w15:done="0"/>
  <w15:commentEx w15:paraId="2F4AB0A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06C98B" w14:textId="77777777" w:rsidR="00BB45A1" w:rsidRDefault="00BB45A1">
      <w:r>
        <w:separator/>
      </w:r>
    </w:p>
  </w:endnote>
  <w:endnote w:type="continuationSeparator" w:id="0">
    <w:p w14:paraId="0FB6C44F" w14:textId="77777777" w:rsidR="00BB45A1" w:rsidRDefault="00BB4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DIN-Light">
    <w:altName w:val="DIN-Light"/>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E4B295" w14:textId="77777777" w:rsidR="00BB45A1" w:rsidRDefault="00BB45A1">
      <w:r>
        <w:separator/>
      </w:r>
    </w:p>
  </w:footnote>
  <w:footnote w:type="continuationSeparator" w:id="0">
    <w:p w14:paraId="49889403" w14:textId="77777777" w:rsidR="00BB45A1" w:rsidRDefault="00BB45A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82A379" w14:textId="77777777" w:rsidR="00BB45A1" w:rsidRDefault="00BB45A1"/>
  <w:tbl>
    <w:tblPr>
      <w:tblW w:w="0" w:type="auto"/>
      <w:tblInd w:w="-459" w:type="dxa"/>
      <w:tblLook w:val="04A0" w:firstRow="1" w:lastRow="0" w:firstColumn="1" w:lastColumn="0" w:noHBand="0" w:noVBand="1"/>
    </w:tblPr>
    <w:tblGrid>
      <w:gridCol w:w="2518"/>
      <w:gridCol w:w="7168"/>
    </w:tblGrid>
    <w:tr w:rsidR="00BB45A1" w14:paraId="5A6E01D7" w14:textId="77777777" w:rsidTr="005C7728">
      <w:tc>
        <w:tcPr>
          <w:tcW w:w="2518" w:type="dxa"/>
          <w:shd w:val="clear" w:color="auto" w:fill="auto"/>
        </w:tcPr>
        <w:p w14:paraId="09C612BB" w14:textId="77777777" w:rsidR="00BB45A1" w:rsidRDefault="00BB45A1" w:rsidP="005C7728">
          <w:pPr>
            <w:pStyle w:val="Header"/>
            <w:ind w:left="-391" w:firstLine="391"/>
            <w:jc w:val="right"/>
            <w:rPr>
              <w:noProof/>
            </w:rPr>
          </w:pPr>
          <w:r>
            <w:rPr>
              <w:noProof/>
              <w:lang w:eastAsia="en-GB"/>
            </w:rPr>
            <w:drawing>
              <wp:inline distT="0" distB="0" distL="0" distR="0" wp14:anchorId="56BE7C0F" wp14:editId="64AA310D">
                <wp:extent cx="1100455" cy="534670"/>
                <wp:effectExtent l="0" t="0" r="0" b="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00455" cy="534670"/>
                        </a:xfrm>
                        <a:prstGeom prst="rect">
                          <a:avLst/>
                        </a:prstGeom>
                        <a:noFill/>
                        <a:ln>
                          <a:noFill/>
                        </a:ln>
                        <a:effectLst/>
                      </pic:spPr>
                    </pic:pic>
                  </a:graphicData>
                </a:graphic>
              </wp:inline>
            </w:drawing>
          </w:r>
        </w:p>
      </w:tc>
      <w:tc>
        <w:tcPr>
          <w:tcW w:w="7168" w:type="dxa"/>
          <w:shd w:val="clear" w:color="auto" w:fill="auto"/>
          <w:vAlign w:val="center"/>
        </w:tcPr>
        <w:p w14:paraId="0EC94523" w14:textId="77777777" w:rsidR="00BB45A1" w:rsidRDefault="00BB45A1" w:rsidP="005C7728">
          <w:pPr>
            <w:pStyle w:val="Header"/>
            <w:jc w:val="right"/>
            <w:rPr>
              <w:noProof/>
            </w:rPr>
          </w:pPr>
          <w:r>
            <w:rPr>
              <w:noProof/>
              <w:lang w:eastAsia="en-GB"/>
            </w:rPr>
            <w:drawing>
              <wp:inline distT="0" distB="0" distL="0" distR="0" wp14:anchorId="7028A53F" wp14:editId="625866CF">
                <wp:extent cx="1983740" cy="387350"/>
                <wp:effectExtent l="0" t="0" r="0" b="0"/>
                <wp:docPr id="2" name="Picture 1" descr="Description: university_southampton_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university_southampton_black"/>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83740" cy="387350"/>
                        </a:xfrm>
                        <a:prstGeom prst="rect">
                          <a:avLst/>
                        </a:prstGeom>
                        <a:noFill/>
                        <a:ln>
                          <a:noFill/>
                        </a:ln>
                      </pic:spPr>
                    </pic:pic>
                  </a:graphicData>
                </a:graphic>
              </wp:inline>
            </w:drawing>
          </w:r>
        </w:p>
      </w:tc>
    </w:tr>
  </w:tbl>
  <w:p w14:paraId="494982CD" w14:textId="77777777" w:rsidR="00BB45A1" w:rsidRPr="00AB459D" w:rsidRDefault="00BB45A1" w:rsidP="00941162">
    <w:pPr>
      <w:autoSpaceDE w:val="0"/>
      <w:autoSpaceDN w:val="0"/>
      <w:adjustRightInd w:val="0"/>
      <w:rPr>
        <w:rFonts w:ascii="Calibri" w:hAnsi="Calibri"/>
        <w:b/>
        <w:bCs/>
      </w:rPr>
    </w:pPr>
    <w:r w:rsidRPr="00AB459D">
      <w:rPr>
        <w:rFonts w:ascii="Calibri" w:hAnsi="Calibri"/>
        <w:b/>
        <w:bCs/>
      </w:rPr>
      <w:tab/>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FDC6560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22EC76A1"/>
    <w:multiLevelType w:val="hybridMultilevel"/>
    <w:tmpl w:val="BDF049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68337DA"/>
    <w:multiLevelType w:val="hybridMultilevel"/>
    <w:tmpl w:val="B8F2B90C"/>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6CE6A0A"/>
    <w:multiLevelType w:val="hybridMultilevel"/>
    <w:tmpl w:val="AA3ADEA2"/>
    <w:lvl w:ilvl="0" w:tplc="08090001">
      <w:start w:val="1"/>
      <w:numFmt w:val="bullet"/>
      <w:lvlText w:val=""/>
      <w:lvlJc w:val="left"/>
      <w:pPr>
        <w:tabs>
          <w:tab w:val="num" w:pos="1080"/>
        </w:tabs>
        <w:ind w:left="1080" w:hanging="360"/>
      </w:pPr>
      <w:rPr>
        <w:rFonts w:ascii="Symbol" w:hAnsi="Symbol" w:hint="default"/>
      </w:rPr>
    </w:lvl>
    <w:lvl w:ilvl="1" w:tplc="08090003" w:tentative="1">
      <w:start w:val="1"/>
      <w:numFmt w:val="bullet"/>
      <w:lvlText w:val="o"/>
      <w:lvlJc w:val="left"/>
      <w:pPr>
        <w:tabs>
          <w:tab w:val="num" w:pos="1800"/>
        </w:tabs>
        <w:ind w:left="1800" w:hanging="360"/>
      </w:pPr>
      <w:rPr>
        <w:rFonts w:ascii="Courier New" w:hAnsi="Courier New" w:cs="Courier New" w:hint="default"/>
      </w:rPr>
    </w:lvl>
    <w:lvl w:ilvl="2" w:tplc="08090005" w:tentative="1">
      <w:start w:val="1"/>
      <w:numFmt w:val="bullet"/>
      <w:lvlText w:val=""/>
      <w:lvlJc w:val="left"/>
      <w:pPr>
        <w:tabs>
          <w:tab w:val="num" w:pos="2520"/>
        </w:tabs>
        <w:ind w:left="2520" w:hanging="360"/>
      </w:pPr>
      <w:rPr>
        <w:rFonts w:ascii="Wingdings" w:hAnsi="Wingdings" w:hint="default"/>
      </w:rPr>
    </w:lvl>
    <w:lvl w:ilvl="3" w:tplc="08090001" w:tentative="1">
      <w:start w:val="1"/>
      <w:numFmt w:val="bullet"/>
      <w:lvlText w:val=""/>
      <w:lvlJc w:val="left"/>
      <w:pPr>
        <w:tabs>
          <w:tab w:val="num" w:pos="3240"/>
        </w:tabs>
        <w:ind w:left="3240" w:hanging="360"/>
      </w:pPr>
      <w:rPr>
        <w:rFonts w:ascii="Symbol" w:hAnsi="Symbol" w:hint="default"/>
      </w:rPr>
    </w:lvl>
    <w:lvl w:ilvl="4" w:tplc="08090003" w:tentative="1">
      <w:start w:val="1"/>
      <w:numFmt w:val="bullet"/>
      <w:lvlText w:val="o"/>
      <w:lvlJc w:val="left"/>
      <w:pPr>
        <w:tabs>
          <w:tab w:val="num" w:pos="3960"/>
        </w:tabs>
        <w:ind w:left="3960" w:hanging="360"/>
      </w:pPr>
      <w:rPr>
        <w:rFonts w:ascii="Courier New" w:hAnsi="Courier New" w:cs="Courier New" w:hint="default"/>
      </w:rPr>
    </w:lvl>
    <w:lvl w:ilvl="5" w:tplc="08090005" w:tentative="1">
      <w:start w:val="1"/>
      <w:numFmt w:val="bullet"/>
      <w:lvlText w:val=""/>
      <w:lvlJc w:val="left"/>
      <w:pPr>
        <w:tabs>
          <w:tab w:val="num" w:pos="4680"/>
        </w:tabs>
        <w:ind w:left="4680" w:hanging="360"/>
      </w:pPr>
      <w:rPr>
        <w:rFonts w:ascii="Wingdings" w:hAnsi="Wingdings" w:hint="default"/>
      </w:rPr>
    </w:lvl>
    <w:lvl w:ilvl="6" w:tplc="08090001" w:tentative="1">
      <w:start w:val="1"/>
      <w:numFmt w:val="bullet"/>
      <w:lvlText w:val=""/>
      <w:lvlJc w:val="left"/>
      <w:pPr>
        <w:tabs>
          <w:tab w:val="num" w:pos="5400"/>
        </w:tabs>
        <w:ind w:left="5400" w:hanging="360"/>
      </w:pPr>
      <w:rPr>
        <w:rFonts w:ascii="Symbol" w:hAnsi="Symbol" w:hint="default"/>
      </w:rPr>
    </w:lvl>
    <w:lvl w:ilvl="7" w:tplc="08090003" w:tentative="1">
      <w:start w:val="1"/>
      <w:numFmt w:val="bullet"/>
      <w:lvlText w:val="o"/>
      <w:lvlJc w:val="left"/>
      <w:pPr>
        <w:tabs>
          <w:tab w:val="num" w:pos="6120"/>
        </w:tabs>
        <w:ind w:left="6120" w:hanging="360"/>
      </w:pPr>
      <w:rPr>
        <w:rFonts w:ascii="Courier New" w:hAnsi="Courier New" w:cs="Courier New" w:hint="default"/>
      </w:rPr>
    </w:lvl>
    <w:lvl w:ilvl="8" w:tplc="0809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31EA2698"/>
    <w:multiLevelType w:val="hybridMultilevel"/>
    <w:tmpl w:val="3362AE48"/>
    <w:lvl w:ilvl="0" w:tplc="141A68D6">
      <w:start w:val="1"/>
      <w:numFmt w:val="bullet"/>
      <w:lvlText w:val="-"/>
      <w:lvlJc w:val="left"/>
      <w:pPr>
        <w:ind w:left="720" w:hanging="360"/>
      </w:pPr>
      <w:rPr>
        <w:rFonts w:ascii="Calibri" w:eastAsia="SimSun" w:hAnsi="Calibri"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8E12F20"/>
    <w:multiLevelType w:val="hybridMultilevel"/>
    <w:tmpl w:val="1D5834B8"/>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53BB02E9"/>
    <w:multiLevelType w:val="multilevel"/>
    <w:tmpl w:val="99BC4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49F2EDF"/>
    <w:multiLevelType w:val="hybridMultilevel"/>
    <w:tmpl w:val="DF961F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36E3E38"/>
    <w:multiLevelType w:val="hybridMultilevel"/>
    <w:tmpl w:val="4ED833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9B32B94"/>
    <w:multiLevelType w:val="hybridMultilevel"/>
    <w:tmpl w:val="F8AEBEA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3"/>
  </w:num>
  <w:num w:numId="3">
    <w:abstractNumId w:val="9"/>
  </w:num>
  <w:num w:numId="4">
    <w:abstractNumId w:val="2"/>
  </w:num>
  <w:num w:numId="5">
    <w:abstractNumId w:val="7"/>
  </w:num>
  <w:num w:numId="6">
    <w:abstractNumId w:val="5"/>
  </w:num>
  <w:num w:numId="7">
    <w:abstractNumId w:val="1"/>
  </w:num>
  <w:num w:numId="8">
    <w:abstractNumId w:val="8"/>
  </w:num>
  <w:num w:numId="9">
    <w:abstractNumId w:val="0"/>
  </w:num>
  <w:num w:numId="10">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rk Pickering">
    <w15:presenceInfo w15:providerId="AD" w15:userId="S-1-5-21-865566152-3381171692-1110926888-162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autoHyphenation/>
  <w:hyphenationZone w:val="357"/>
  <w:doNotHyphenateCaps/>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3E3C"/>
    <w:rsid w:val="00017608"/>
    <w:rsid w:val="00020EFB"/>
    <w:rsid w:val="000231AE"/>
    <w:rsid w:val="000310E7"/>
    <w:rsid w:val="00043C52"/>
    <w:rsid w:val="00046A25"/>
    <w:rsid w:val="00046ECF"/>
    <w:rsid w:val="00070653"/>
    <w:rsid w:val="00074C68"/>
    <w:rsid w:val="0008058B"/>
    <w:rsid w:val="0008643C"/>
    <w:rsid w:val="000B1062"/>
    <w:rsid w:val="000B6D22"/>
    <w:rsid w:val="000F0F69"/>
    <w:rsid w:val="00110F97"/>
    <w:rsid w:val="00144EEF"/>
    <w:rsid w:val="00146650"/>
    <w:rsid w:val="0017083B"/>
    <w:rsid w:val="001724F1"/>
    <w:rsid w:val="00176E81"/>
    <w:rsid w:val="00181B46"/>
    <w:rsid w:val="001855A3"/>
    <w:rsid w:val="00187C49"/>
    <w:rsid w:val="001A2A8A"/>
    <w:rsid w:val="001B4556"/>
    <w:rsid w:val="001B608B"/>
    <w:rsid w:val="001C22AA"/>
    <w:rsid w:val="001C4458"/>
    <w:rsid w:val="001D294F"/>
    <w:rsid w:val="001D59FC"/>
    <w:rsid w:val="001F01D5"/>
    <w:rsid w:val="002106F3"/>
    <w:rsid w:val="002137AA"/>
    <w:rsid w:val="00230696"/>
    <w:rsid w:val="002356A3"/>
    <w:rsid w:val="0023761E"/>
    <w:rsid w:val="00250B4A"/>
    <w:rsid w:val="00255CF6"/>
    <w:rsid w:val="002656F2"/>
    <w:rsid w:val="00274153"/>
    <w:rsid w:val="00287057"/>
    <w:rsid w:val="002B4FBF"/>
    <w:rsid w:val="002B5A61"/>
    <w:rsid w:val="002C04DE"/>
    <w:rsid w:val="002C1508"/>
    <w:rsid w:val="002E435A"/>
    <w:rsid w:val="002F0BE6"/>
    <w:rsid w:val="002F37FA"/>
    <w:rsid w:val="00300B61"/>
    <w:rsid w:val="00301D2E"/>
    <w:rsid w:val="003108FC"/>
    <w:rsid w:val="00333E3C"/>
    <w:rsid w:val="00336F71"/>
    <w:rsid w:val="00337CA3"/>
    <w:rsid w:val="00347300"/>
    <w:rsid w:val="00354BD0"/>
    <w:rsid w:val="00366A2E"/>
    <w:rsid w:val="00383A8E"/>
    <w:rsid w:val="00385239"/>
    <w:rsid w:val="00397A5A"/>
    <w:rsid w:val="003B4EC4"/>
    <w:rsid w:val="003B56D5"/>
    <w:rsid w:val="003D3B6A"/>
    <w:rsid w:val="004226DB"/>
    <w:rsid w:val="00422E80"/>
    <w:rsid w:val="0044327D"/>
    <w:rsid w:val="00443920"/>
    <w:rsid w:val="00452559"/>
    <w:rsid w:val="00475371"/>
    <w:rsid w:val="00497374"/>
    <w:rsid w:val="004A104F"/>
    <w:rsid w:val="004A2CDE"/>
    <w:rsid w:val="004A3B35"/>
    <w:rsid w:val="004C156C"/>
    <w:rsid w:val="004C6064"/>
    <w:rsid w:val="004D3D9B"/>
    <w:rsid w:val="004E58B2"/>
    <w:rsid w:val="00504354"/>
    <w:rsid w:val="00504650"/>
    <w:rsid w:val="00516037"/>
    <w:rsid w:val="00541225"/>
    <w:rsid w:val="0054187F"/>
    <w:rsid w:val="00546D82"/>
    <w:rsid w:val="00551AD1"/>
    <w:rsid w:val="00551ADE"/>
    <w:rsid w:val="00574AF7"/>
    <w:rsid w:val="00575A23"/>
    <w:rsid w:val="005A58F6"/>
    <w:rsid w:val="005B4DBD"/>
    <w:rsid w:val="005B5C46"/>
    <w:rsid w:val="005C28DE"/>
    <w:rsid w:val="005C7728"/>
    <w:rsid w:val="005D2E89"/>
    <w:rsid w:val="005F2A36"/>
    <w:rsid w:val="00600122"/>
    <w:rsid w:val="00604BD7"/>
    <w:rsid w:val="00611F1E"/>
    <w:rsid w:val="006263FF"/>
    <w:rsid w:val="00626854"/>
    <w:rsid w:val="00626B11"/>
    <w:rsid w:val="00634633"/>
    <w:rsid w:val="00653582"/>
    <w:rsid w:val="0068075E"/>
    <w:rsid w:val="00693B72"/>
    <w:rsid w:val="006956B7"/>
    <w:rsid w:val="00696A6C"/>
    <w:rsid w:val="006A2AB9"/>
    <w:rsid w:val="006A7118"/>
    <w:rsid w:val="006E33EA"/>
    <w:rsid w:val="006E3C65"/>
    <w:rsid w:val="006E48AD"/>
    <w:rsid w:val="006E5A71"/>
    <w:rsid w:val="006F2B40"/>
    <w:rsid w:val="007078A4"/>
    <w:rsid w:val="007156E6"/>
    <w:rsid w:val="00721EE3"/>
    <w:rsid w:val="007233B0"/>
    <w:rsid w:val="00737FB9"/>
    <w:rsid w:val="00746AE9"/>
    <w:rsid w:val="00754725"/>
    <w:rsid w:val="00757D3F"/>
    <w:rsid w:val="00781C38"/>
    <w:rsid w:val="00794CC6"/>
    <w:rsid w:val="007A7FB8"/>
    <w:rsid w:val="007B032A"/>
    <w:rsid w:val="007F077E"/>
    <w:rsid w:val="007F1C2E"/>
    <w:rsid w:val="008001A2"/>
    <w:rsid w:val="00826F27"/>
    <w:rsid w:val="008316D5"/>
    <w:rsid w:val="00833704"/>
    <w:rsid w:val="00836284"/>
    <w:rsid w:val="00837CC4"/>
    <w:rsid w:val="008523CE"/>
    <w:rsid w:val="00852864"/>
    <w:rsid w:val="00863CD8"/>
    <w:rsid w:val="00866CEA"/>
    <w:rsid w:val="00887C08"/>
    <w:rsid w:val="00892858"/>
    <w:rsid w:val="008932A7"/>
    <w:rsid w:val="008A2FB3"/>
    <w:rsid w:val="008A5A6E"/>
    <w:rsid w:val="008A72D3"/>
    <w:rsid w:val="008B39CE"/>
    <w:rsid w:val="008B7897"/>
    <w:rsid w:val="008C43BC"/>
    <w:rsid w:val="008F3864"/>
    <w:rsid w:val="009076F1"/>
    <w:rsid w:val="00914BF3"/>
    <w:rsid w:val="00931C45"/>
    <w:rsid w:val="009330D7"/>
    <w:rsid w:val="00941162"/>
    <w:rsid w:val="00957F6B"/>
    <w:rsid w:val="00965465"/>
    <w:rsid w:val="00973E4D"/>
    <w:rsid w:val="00976951"/>
    <w:rsid w:val="0099122D"/>
    <w:rsid w:val="009A29F2"/>
    <w:rsid w:val="009A3105"/>
    <w:rsid w:val="009C3C59"/>
    <w:rsid w:val="009C4E4F"/>
    <w:rsid w:val="009C7133"/>
    <w:rsid w:val="009D1C33"/>
    <w:rsid w:val="009D7E3B"/>
    <w:rsid w:val="00A13105"/>
    <w:rsid w:val="00A15729"/>
    <w:rsid w:val="00A37DB9"/>
    <w:rsid w:val="00A46D94"/>
    <w:rsid w:val="00A47548"/>
    <w:rsid w:val="00A5596C"/>
    <w:rsid w:val="00A619B3"/>
    <w:rsid w:val="00A62DFC"/>
    <w:rsid w:val="00A8749F"/>
    <w:rsid w:val="00A95CB2"/>
    <w:rsid w:val="00AA7701"/>
    <w:rsid w:val="00AB30A1"/>
    <w:rsid w:val="00AB459D"/>
    <w:rsid w:val="00AD0BA3"/>
    <w:rsid w:val="00AD7731"/>
    <w:rsid w:val="00AE1E59"/>
    <w:rsid w:val="00B051FB"/>
    <w:rsid w:val="00B10BF3"/>
    <w:rsid w:val="00B14F6B"/>
    <w:rsid w:val="00B154C6"/>
    <w:rsid w:val="00B4169E"/>
    <w:rsid w:val="00B44FC3"/>
    <w:rsid w:val="00B5325B"/>
    <w:rsid w:val="00B74FB0"/>
    <w:rsid w:val="00B754E5"/>
    <w:rsid w:val="00B828E5"/>
    <w:rsid w:val="00B86732"/>
    <w:rsid w:val="00BA3275"/>
    <w:rsid w:val="00BB45A1"/>
    <w:rsid w:val="00BD108F"/>
    <w:rsid w:val="00C00DA4"/>
    <w:rsid w:val="00C00DB9"/>
    <w:rsid w:val="00C05108"/>
    <w:rsid w:val="00C061F4"/>
    <w:rsid w:val="00C33C3A"/>
    <w:rsid w:val="00C3457F"/>
    <w:rsid w:val="00C400D2"/>
    <w:rsid w:val="00C452C3"/>
    <w:rsid w:val="00C57E4A"/>
    <w:rsid w:val="00C75FE1"/>
    <w:rsid w:val="00C93F70"/>
    <w:rsid w:val="00CB2AF9"/>
    <w:rsid w:val="00CC16A1"/>
    <w:rsid w:val="00CD2330"/>
    <w:rsid w:val="00CD2933"/>
    <w:rsid w:val="00CD7E63"/>
    <w:rsid w:val="00CE046B"/>
    <w:rsid w:val="00CE2ACB"/>
    <w:rsid w:val="00CF4B2B"/>
    <w:rsid w:val="00CF63F9"/>
    <w:rsid w:val="00D03398"/>
    <w:rsid w:val="00D04402"/>
    <w:rsid w:val="00D070BF"/>
    <w:rsid w:val="00D30B86"/>
    <w:rsid w:val="00D44070"/>
    <w:rsid w:val="00D6093E"/>
    <w:rsid w:val="00D917CA"/>
    <w:rsid w:val="00DC0AAE"/>
    <w:rsid w:val="00DC4EB2"/>
    <w:rsid w:val="00DD0AB0"/>
    <w:rsid w:val="00DD32DB"/>
    <w:rsid w:val="00E23729"/>
    <w:rsid w:val="00E30B6A"/>
    <w:rsid w:val="00E34EAA"/>
    <w:rsid w:val="00E5170C"/>
    <w:rsid w:val="00E64B46"/>
    <w:rsid w:val="00E742BC"/>
    <w:rsid w:val="00E80484"/>
    <w:rsid w:val="00E81F2B"/>
    <w:rsid w:val="00E940AF"/>
    <w:rsid w:val="00EA66CE"/>
    <w:rsid w:val="00EC0F24"/>
    <w:rsid w:val="00ED396E"/>
    <w:rsid w:val="00EE2646"/>
    <w:rsid w:val="00EE6F7C"/>
    <w:rsid w:val="00F12583"/>
    <w:rsid w:val="00F13201"/>
    <w:rsid w:val="00F1335A"/>
    <w:rsid w:val="00F16369"/>
    <w:rsid w:val="00F23C8A"/>
    <w:rsid w:val="00F321F1"/>
    <w:rsid w:val="00F352FE"/>
    <w:rsid w:val="00F6261E"/>
    <w:rsid w:val="00F84680"/>
    <w:rsid w:val="00FA03B0"/>
    <w:rsid w:val="00FB1A42"/>
    <w:rsid w:val="00FB51B0"/>
    <w:rsid w:val="00FC26AB"/>
    <w:rsid w:val="00FE21FE"/>
    <w:rsid w:val="00FF234B"/>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shapelayout v:ext="edit">
      <o:idmap v:ext="edit" data="1"/>
    </o:shapelayout>
  </w:shapeDefaults>
  <w:decimalSymbol w:val="."/>
  <w:listSeparator w:val=","/>
  <w14:docId w14:val="419ABC71"/>
  <w15:docId w15:val="{7414A66B-58DA-4CA3-BAA8-3130D1D2E6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GB"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qFormat/>
    <w:rsid w:val="00333E3C"/>
    <w:rPr>
      <w:b/>
      <w:bCs/>
    </w:rPr>
  </w:style>
  <w:style w:type="paragraph" w:styleId="PlainText">
    <w:name w:val="Plain Text"/>
    <w:basedOn w:val="Normal"/>
    <w:rsid w:val="00333E3C"/>
  </w:style>
  <w:style w:type="paragraph" w:customStyle="1" w:styleId="Default">
    <w:name w:val="Default"/>
    <w:rsid w:val="008001A2"/>
    <w:pPr>
      <w:autoSpaceDE w:val="0"/>
      <w:autoSpaceDN w:val="0"/>
      <w:adjustRightInd w:val="0"/>
    </w:pPr>
    <w:rPr>
      <w:rFonts w:ascii="DIN-Light" w:hAnsi="DIN-Light" w:cs="DIN-Light"/>
      <w:color w:val="000000"/>
      <w:sz w:val="24"/>
      <w:szCs w:val="24"/>
      <w:lang w:eastAsia="zh-CN"/>
    </w:rPr>
  </w:style>
  <w:style w:type="paragraph" w:styleId="Header">
    <w:name w:val="header"/>
    <w:basedOn w:val="Normal"/>
    <w:rsid w:val="00574AF7"/>
    <w:pPr>
      <w:tabs>
        <w:tab w:val="center" w:pos="4153"/>
        <w:tab w:val="right" w:pos="8306"/>
      </w:tabs>
    </w:pPr>
  </w:style>
  <w:style w:type="paragraph" w:styleId="Footer">
    <w:name w:val="footer"/>
    <w:basedOn w:val="Normal"/>
    <w:rsid w:val="00574AF7"/>
    <w:pPr>
      <w:tabs>
        <w:tab w:val="center" w:pos="4153"/>
        <w:tab w:val="right" w:pos="8306"/>
      </w:tabs>
    </w:pPr>
  </w:style>
  <w:style w:type="character" w:styleId="Hyperlink">
    <w:name w:val="Hyperlink"/>
    <w:rsid w:val="00187C49"/>
    <w:rPr>
      <w:color w:val="0000FF"/>
      <w:u w:val="single"/>
    </w:rPr>
  </w:style>
  <w:style w:type="paragraph" w:styleId="BalloonText">
    <w:name w:val="Balloon Text"/>
    <w:basedOn w:val="Normal"/>
    <w:link w:val="BalloonTextChar"/>
    <w:rsid w:val="009D7E3B"/>
    <w:rPr>
      <w:rFonts w:ascii="Tahoma" w:hAnsi="Tahoma" w:cs="Tahoma"/>
      <w:sz w:val="16"/>
      <w:szCs w:val="16"/>
    </w:rPr>
  </w:style>
  <w:style w:type="character" w:customStyle="1" w:styleId="BalloonTextChar">
    <w:name w:val="Balloon Text Char"/>
    <w:link w:val="BalloonText"/>
    <w:rsid w:val="009D7E3B"/>
    <w:rPr>
      <w:rFonts w:ascii="Tahoma" w:hAnsi="Tahoma" w:cs="Tahoma"/>
      <w:sz w:val="16"/>
      <w:szCs w:val="16"/>
    </w:rPr>
  </w:style>
  <w:style w:type="table" w:styleId="TableGrid">
    <w:name w:val="Table Grid"/>
    <w:basedOn w:val="TableNormal"/>
    <w:rsid w:val="006F2B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72"/>
    <w:rsid w:val="002C04DE"/>
    <w:pPr>
      <w:ind w:left="720"/>
      <w:contextualSpacing/>
    </w:pPr>
  </w:style>
  <w:style w:type="character" w:customStyle="1" w:styleId="apple-converted-space">
    <w:name w:val="apple-converted-space"/>
    <w:basedOn w:val="DefaultParagraphFont"/>
    <w:rsid w:val="00046A25"/>
  </w:style>
  <w:style w:type="character" w:styleId="CommentReference">
    <w:name w:val="annotation reference"/>
    <w:basedOn w:val="DefaultParagraphFont"/>
    <w:rsid w:val="00836284"/>
    <w:rPr>
      <w:sz w:val="18"/>
      <w:szCs w:val="18"/>
    </w:rPr>
  </w:style>
  <w:style w:type="paragraph" w:styleId="CommentText">
    <w:name w:val="annotation text"/>
    <w:basedOn w:val="Normal"/>
    <w:link w:val="CommentTextChar"/>
    <w:rsid w:val="00836284"/>
  </w:style>
  <w:style w:type="character" w:customStyle="1" w:styleId="CommentTextChar">
    <w:name w:val="Comment Text Char"/>
    <w:basedOn w:val="DefaultParagraphFont"/>
    <w:link w:val="CommentText"/>
    <w:rsid w:val="00836284"/>
    <w:rPr>
      <w:sz w:val="24"/>
      <w:szCs w:val="24"/>
      <w:lang w:eastAsia="zh-CN"/>
    </w:rPr>
  </w:style>
  <w:style w:type="paragraph" w:styleId="CommentSubject">
    <w:name w:val="annotation subject"/>
    <w:basedOn w:val="CommentText"/>
    <w:next w:val="CommentText"/>
    <w:link w:val="CommentSubjectChar"/>
    <w:rsid w:val="00836284"/>
    <w:rPr>
      <w:b/>
      <w:bCs/>
      <w:sz w:val="20"/>
      <w:szCs w:val="20"/>
    </w:rPr>
  </w:style>
  <w:style w:type="character" w:customStyle="1" w:styleId="CommentSubjectChar">
    <w:name w:val="Comment Subject Char"/>
    <w:basedOn w:val="CommentTextChar"/>
    <w:link w:val="CommentSubject"/>
    <w:rsid w:val="00836284"/>
    <w:rPr>
      <w:b/>
      <w:bCs/>
      <w:sz w:val="24"/>
      <w:szCs w:val="24"/>
      <w:lang w:eastAsia="zh-CN"/>
    </w:rPr>
  </w:style>
  <w:style w:type="character" w:styleId="FollowedHyperlink">
    <w:name w:val="FollowedHyperlink"/>
    <w:basedOn w:val="DefaultParagraphFont"/>
    <w:rsid w:val="007A7FB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8101277">
      <w:bodyDiv w:val="1"/>
      <w:marLeft w:val="0"/>
      <w:marRight w:val="0"/>
      <w:marTop w:val="0"/>
      <w:marBottom w:val="0"/>
      <w:divBdr>
        <w:top w:val="none" w:sz="0" w:space="0" w:color="auto"/>
        <w:left w:val="none" w:sz="0" w:space="0" w:color="auto"/>
        <w:bottom w:val="none" w:sz="0" w:space="0" w:color="auto"/>
        <w:right w:val="none" w:sz="0" w:space="0" w:color="auto"/>
      </w:divBdr>
    </w:div>
    <w:div w:id="526530113">
      <w:bodyDiv w:val="1"/>
      <w:marLeft w:val="0"/>
      <w:marRight w:val="0"/>
      <w:marTop w:val="0"/>
      <w:marBottom w:val="0"/>
      <w:divBdr>
        <w:top w:val="none" w:sz="0" w:space="0" w:color="auto"/>
        <w:left w:val="none" w:sz="0" w:space="0" w:color="auto"/>
        <w:bottom w:val="none" w:sz="0" w:space="0" w:color="auto"/>
        <w:right w:val="none" w:sz="0" w:space="0" w:color="auto"/>
      </w:divBdr>
    </w:div>
    <w:div w:id="829907949">
      <w:bodyDiv w:val="1"/>
      <w:marLeft w:val="0"/>
      <w:marRight w:val="0"/>
      <w:marTop w:val="0"/>
      <w:marBottom w:val="0"/>
      <w:divBdr>
        <w:top w:val="none" w:sz="0" w:space="0" w:color="auto"/>
        <w:left w:val="none" w:sz="0" w:space="0" w:color="auto"/>
        <w:bottom w:val="none" w:sz="0" w:space="0" w:color="auto"/>
        <w:right w:val="none" w:sz="0" w:space="0" w:color="auto"/>
      </w:divBdr>
    </w:div>
    <w:div w:id="1170832870">
      <w:bodyDiv w:val="1"/>
      <w:marLeft w:val="0"/>
      <w:marRight w:val="0"/>
      <w:marTop w:val="0"/>
      <w:marBottom w:val="0"/>
      <w:divBdr>
        <w:top w:val="none" w:sz="0" w:space="0" w:color="auto"/>
        <w:left w:val="none" w:sz="0" w:space="0" w:color="auto"/>
        <w:bottom w:val="none" w:sz="0" w:space="0" w:color="auto"/>
        <w:right w:val="none" w:sz="0" w:space="0" w:color="auto"/>
      </w:divBdr>
      <w:divsChild>
        <w:div w:id="313461056">
          <w:marLeft w:val="0"/>
          <w:marRight w:val="0"/>
          <w:marTop w:val="0"/>
          <w:marBottom w:val="0"/>
          <w:divBdr>
            <w:top w:val="none" w:sz="0" w:space="0" w:color="auto"/>
            <w:left w:val="none" w:sz="0" w:space="0" w:color="auto"/>
            <w:bottom w:val="none" w:sz="0" w:space="0" w:color="auto"/>
            <w:right w:val="none" w:sz="0" w:space="0" w:color="auto"/>
          </w:divBdr>
        </w:div>
        <w:div w:id="354962115">
          <w:marLeft w:val="0"/>
          <w:marRight w:val="0"/>
          <w:marTop w:val="0"/>
          <w:marBottom w:val="0"/>
          <w:divBdr>
            <w:top w:val="none" w:sz="0" w:space="0" w:color="auto"/>
            <w:left w:val="none" w:sz="0" w:space="0" w:color="auto"/>
            <w:bottom w:val="none" w:sz="0" w:space="0" w:color="auto"/>
            <w:right w:val="none" w:sz="0" w:space="0" w:color="auto"/>
          </w:divBdr>
          <w:divsChild>
            <w:div w:id="782966442">
              <w:marLeft w:val="720"/>
              <w:marRight w:val="0"/>
              <w:marTop w:val="0"/>
              <w:marBottom w:val="200"/>
              <w:divBdr>
                <w:top w:val="none" w:sz="0" w:space="0" w:color="auto"/>
                <w:left w:val="none" w:sz="0" w:space="0" w:color="auto"/>
                <w:bottom w:val="none" w:sz="0" w:space="0" w:color="auto"/>
                <w:right w:val="none" w:sz="0" w:space="0" w:color="auto"/>
              </w:divBdr>
            </w:div>
            <w:div w:id="1427731009">
              <w:marLeft w:val="720"/>
              <w:marRight w:val="0"/>
              <w:marTop w:val="0"/>
              <w:marBottom w:val="200"/>
              <w:divBdr>
                <w:top w:val="none" w:sz="0" w:space="0" w:color="auto"/>
                <w:left w:val="none" w:sz="0" w:space="0" w:color="auto"/>
                <w:bottom w:val="none" w:sz="0" w:space="0" w:color="auto"/>
                <w:right w:val="none" w:sz="0" w:space="0" w:color="auto"/>
              </w:divBdr>
            </w:div>
            <w:div w:id="1620450247">
              <w:marLeft w:val="0"/>
              <w:marRight w:val="0"/>
              <w:marTop w:val="0"/>
              <w:marBottom w:val="200"/>
              <w:divBdr>
                <w:top w:val="none" w:sz="0" w:space="0" w:color="auto"/>
                <w:left w:val="none" w:sz="0" w:space="0" w:color="auto"/>
                <w:bottom w:val="none" w:sz="0" w:space="0" w:color="auto"/>
                <w:right w:val="none" w:sz="0" w:space="0" w:color="auto"/>
              </w:divBdr>
            </w:div>
            <w:div w:id="1996451017">
              <w:marLeft w:val="720"/>
              <w:marRight w:val="0"/>
              <w:marTop w:val="0"/>
              <w:marBottom w:val="200"/>
              <w:divBdr>
                <w:top w:val="none" w:sz="0" w:space="0" w:color="auto"/>
                <w:left w:val="none" w:sz="0" w:space="0" w:color="auto"/>
                <w:bottom w:val="none" w:sz="0" w:space="0" w:color="auto"/>
                <w:right w:val="none" w:sz="0" w:space="0" w:color="auto"/>
              </w:divBdr>
            </w:div>
          </w:divsChild>
        </w:div>
        <w:div w:id="379866710">
          <w:marLeft w:val="0"/>
          <w:marRight w:val="0"/>
          <w:marTop w:val="0"/>
          <w:marBottom w:val="0"/>
          <w:divBdr>
            <w:top w:val="none" w:sz="0" w:space="0" w:color="auto"/>
            <w:left w:val="none" w:sz="0" w:space="0" w:color="auto"/>
            <w:bottom w:val="none" w:sz="0" w:space="0" w:color="auto"/>
            <w:right w:val="none" w:sz="0" w:space="0" w:color="auto"/>
          </w:divBdr>
        </w:div>
        <w:div w:id="461458279">
          <w:marLeft w:val="0"/>
          <w:marRight w:val="0"/>
          <w:marTop w:val="0"/>
          <w:marBottom w:val="0"/>
          <w:divBdr>
            <w:top w:val="none" w:sz="0" w:space="0" w:color="auto"/>
            <w:left w:val="none" w:sz="0" w:space="0" w:color="auto"/>
            <w:bottom w:val="none" w:sz="0" w:space="0" w:color="auto"/>
            <w:right w:val="none" w:sz="0" w:space="0" w:color="auto"/>
          </w:divBdr>
        </w:div>
        <w:div w:id="1071318483">
          <w:marLeft w:val="0"/>
          <w:marRight w:val="0"/>
          <w:marTop w:val="0"/>
          <w:marBottom w:val="0"/>
          <w:divBdr>
            <w:top w:val="none" w:sz="0" w:space="0" w:color="auto"/>
            <w:left w:val="none" w:sz="0" w:space="0" w:color="auto"/>
            <w:bottom w:val="none" w:sz="0" w:space="0" w:color="auto"/>
            <w:right w:val="none" w:sz="0" w:space="0" w:color="auto"/>
          </w:divBdr>
        </w:div>
        <w:div w:id="1252005432">
          <w:marLeft w:val="0"/>
          <w:marRight w:val="0"/>
          <w:marTop w:val="0"/>
          <w:marBottom w:val="0"/>
          <w:divBdr>
            <w:top w:val="none" w:sz="0" w:space="0" w:color="auto"/>
            <w:left w:val="none" w:sz="0" w:space="0" w:color="auto"/>
            <w:bottom w:val="none" w:sz="0" w:space="0" w:color="auto"/>
            <w:right w:val="none" w:sz="0" w:space="0" w:color="auto"/>
          </w:divBdr>
        </w:div>
        <w:div w:id="1817138417">
          <w:marLeft w:val="0"/>
          <w:marRight w:val="0"/>
          <w:marTop w:val="0"/>
          <w:marBottom w:val="0"/>
          <w:divBdr>
            <w:top w:val="none" w:sz="0" w:space="0" w:color="auto"/>
            <w:left w:val="none" w:sz="0" w:space="0" w:color="auto"/>
            <w:bottom w:val="none" w:sz="0" w:space="0" w:color="auto"/>
            <w:right w:val="none" w:sz="0" w:space="0" w:color="auto"/>
          </w:divBdr>
        </w:div>
        <w:div w:id="1907497155">
          <w:marLeft w:val="0"/>
          <w:marRight w:val="0"/>
          <w:marTop w:val="0"/>
          <w:marBottom w:val="0"/>
          <w:divBdr>
            <w:top w:val="none" w:sz="0" w:space="0" w:color="auto"/>
            <w:left w:val="none" w:sz="0" w:space="0" w:color="auto"/>
            <w:bottom w:val="none" w:sz="0" w:space="0" w:color="auto"/>
            <w:right w:val="none" w:sz="0" w:space="0" w:color="auto"/>
          </w:divBdr>
        </w:div>
        <w:div w:id="1972125247">
          <w:marLeft w:val="0"/>
          <w:marRight w:val="0"/>
          <w:marTop w:val="0"/>
          <w:marBottom w:val="0"/>
          <w:divBdr>
            <w:top w:val="none" w:sz="0" w:space="0" w:color="auto"/>
            <w:left w:val="none" w:sz="0" w:space="0" w:color="auto"/>
            <w:bottom w:val="none" w:sz="0" w:space="0" w:color="auto"/>
            <w:right w:val="none" w:sz="0" w:space="0" w:color="auto"/>
          </w:divBdr>
          <w:divsChild>
            <w:div w:id="1430811782">
              <w:marLeft w:val="0"/>
              <w:marRight w:val="0"/>
              <w:marTop w:val="0"/>
              <w:marBottom w:val="0"/>
              <w:divBdr>
                <w:top w:val="none" w:sz="0" w:space="0" w:color="auto"/>
                <w:left w:val="none" w:sz="0" w:space="0" w:color="auto"/>
                <w:bottom w:val="none" w:sz="0" w:space="0" w:color="auto"/>
                <w:right w:val="none" w:sz="0" w:space="0" w:color="auto"/>
              </w:divBdr>
            </w:div>
            <w:div w:id="1708605307">
              <w:marLeft w:val="0"/>
              <w:marRight w:val="0"/>
              <w:marTop w:val="0"/>
              <w:marBottom w:val="0"/>
              <w:divBdr>
                <w:top w:val="none" w:sz="0" w:space="0" w:color="auto"/>
                <w:left w:val="none" w:sz="0" w:space="0" w:color="auto"/>
                <w:bottom w:val="none" w:sz="0" w:space="0" w:color="auto"/>
                <w:right w:val="none" w:sz="0" w:space="0" w:color="auto"/>
              </w:divBdr>
            </w:div>
          </w:divsChild>
        </w:div>
        <w:div w:id="210456702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jpeg"/><Relationship Id="rId18" Type="http://schemas.microsoft.com/office/2011/relationships/people" Target="people.xml"/><Relationship Id="rId3" Type="http://schemas.openxmlformats.org/officeDocument/2006/relationships/settings" Target="settings.xml"/><Relationship Id="rId7" Type="http://schemas.openxmlformats.org/officeDocument/2006/relationships/hyperlink" Target="mailto:s.b.smith@soton.ac.uk" TargetMode="External"/><Relationship Id="rId12" Type="http://schemas.openxmlformats.org/officeDocument/2006/relationships/hyperlink" Target="http://news.bbc.co.uk/1/hi/sci/tech/8611771.stm"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acng@noc.soton.ac.uk" TargetMode="External"/><Relationship Id="rId5" Type="http://schemas.openxmlformats.org/officeDocument/2006/relationships/footnotes" Target="footnotes.xml"/><Relationship Id="rId15" Type="http://schemas.openxmlformats.org/officeDocument/2006/relationships/hyperlink" Target="mailto:s.b.smith@soton.ac.uk" TargetMode="External"/><Relationship Id="rId10" Type="http://schemas.openxmlformats.org/officeDocument/2006/relationships/hyperlink" Target="mailto:abp@noc.ac.uk" TargetMode="External"/><Relationship Id="rId19" Type="http://schemas.openxmlformats.org/officeDocument/2006/relationships/theme" Target="theme/theme1.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2.png"/></Relationships>
</file>

<file path=word/_rels/header1.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143</TotalTime>
  <Pages>8</Pages>
  <Words>2606</Words>
  <Characters>15792</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Dear Peter</vt:lpstr>
    </vt:vector>
  </TitlesOfParts>
  <Company>University of Southampton</Company>
  <LinksUpToDate>false</LinksUpToDate>
  <CharactersWithSpaces>18362</CharactersWithSpaces>
  <SharedDoc>false</SharedDoc>
  <HLinks>
    <vt:vector size="12" baseType="variant">
      <vt:variant>
        <vt:i4>4980779</vt:i4>
      </vt:variant>
      <vt:variant>
        <vt:i4>3</vt:i4>
      </vt:variant>
      <vt:variant>
        <vt:i4>0</vt:i4>
      </vt:variant>
      <vt:variant>
        <vt:i4>5</vt:i4>
      </vt:variant>
      <vt:variant>
        <vt:lpwstr>mailto:s.b.smith@soton.ac.uk</vt:lpwstr>
      </vt:variant>
      <vt:variant>
        <vt:lpwstr/>
      </vt:variant>
      <vt:variant>
        <vt:i4>4980779</vt:i4>
      </vt:variant>
      <vt:variant>
        <vt:i4>0</vt:i4>
      </vt:variant>
      <vt:variant>
        <vt:i4>0</vt:i4>
      </vt:variant>
      <vt:variant>
        <vt:i4>5</vt:i4>
      </vt:variant>
      <vt:variant>
        <vt:lpwstr>mailto:s.b.smith@soton.ac.uk</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Dear Peter</dc:title>
  <dc:creator>pjs2r10</dc:creator>
  <cp:lastModifiedBy>Mark Pickering</cp:lastModifiedBy>
  <cp:revision>10</cp:revision>
  <cp:lastPrinted>2013-08-05T11:19:00Z</cp:lastPrinted>
  <dcterms:created xsi:type="dcterms:W3CDTF">2015-09-01T14:30:00Z</dcterms:created>
  <dcterms:modified xsi:type="dcterms:W3CDTF">2015-09-01T16:55:00Z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